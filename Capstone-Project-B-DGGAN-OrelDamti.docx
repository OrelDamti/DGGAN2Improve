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DCEE8" w14:textId="2E828FD1" w:rsidR="003B0F93" w:rsidRDefault="003B0F93" w:rsidP="005B5912">
      <w:pPr>
        <w:jc w:val="center"/>
      </w:pPr>
      <w:bookmarkStart w:id="0" w:name="_top"/>
      <w:bookmarkEnd w:id="0"/>
      <w:r>
        <w:rPr>
          <w:rFonts w:ascii="Calibri" w:hAnsi="Calibri" w:cs="Calibri"/>
          <w:noProof/>
          <w:color w:val="000000"/>
          <w:sz w:val="22"/>
          <w:szCs w:val="22"/>
          <w:bdr w:val="none" w:sz="0" w:space="0" w:color="auto" w:frame="1"/>
        </w:rPr>
        <w:drawing>
          <wp:inline distT="0" distB="0" distL="0" distR="0" wp14:anchorId="54F02FBA" wp14:editId="61D421C3">
            <wp:extent cx="5734050" cy="1362075"/>
            <wp:effectExtent l="0" t="0" r="0" b="0"/>
            <wp:docPr id="1594917939" name="תמונה 1" descr="תמונה שמכילה גופן, גרפיקה, טקסט, לוג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17939" name="תמונה 1" descr="תמונה שמכילה גופן, גרפיקה, טקסט, לוגו&#10;&#10;התיאור נוצר באופן אוטומט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1362075"/>
                    </a:xfrm>
                    <a:prstGeom prst="rect">
                      <a:avLst/>
                    </a:prstGeom>
                    <a:noFill/>
                    <a:ln>
                      <a:noFill/>
                    </a:ln>
                  </pic:spPr>
                </pic:pic>
              </a:graphicData>
            </a:graphic>
          </wp:inline>
        </w:drawing>
      </w:r>
    </w:p>
    <w:p w14:paraId="7073EED9" w14:textId="77777777" w:rsidR="003B0F93" w:rsidRDefault="003B0F93" w:rsidP="005B5912">
      <w:pPr>
        <w:jc w:val="center"/>
      </w:pPr>
    </w:p>
    <w:p w14:paraId="4BEC7422" w14:textId="77777777" w:rsidR="005B5912" w:rsidRPr="005B5912" w:rsidRDefault="005B5912" w:rsidP="003B0F93">
      <w:pPr>
        <w:rPr>
          <w:sz w:val="72"/>
          <w:szCs w:val="72"/>
        </w:rPr>
      </w:pPr>
    </w:p>
    <w:p w14:paraId="55B05D62" w14:textId="11ACD40E" w:rsidR="005B5912" w:rsidRPr="005B5912" w:rsidRDefault="005B5912" w:rsidP="005B5912">
      <w:pPr>
        <w:jc w:val="center"/>
        <w:rPr>
          <w:b/>
          <w:bCs/>
          <w:sz w:val="72"/>
          <w:szCs w:val="72"/>
        </w:rPr>
      </w:pPr>
      <w:r w:rsidRPr="005B5912">
        <w:rPr>
          <w:b/>
          <w:bCs/>
          <w:sz w:val="72"/>
          <w:szCs w:val="72"/>
        </w:rPr>
        <w:t xml:space="preserve">Graph Embedding by </w:t>
      </w:r>
      <w:r w:rsidR="004E6639">
        <w:rPr>
          <w:b/>
          <w:bCs/>
          <w:sz w:val="72"/>
          <w:szCs w:val="72"/>
        </w:rPr>
        <w:t>D</w:t>
      </w:r>
      <w:r w:rsidR="004E6639" w:rsidRPr="005B5912">
        <w:rPr>
          <w:b/>
          <w:bCs/>
          <w:sz w:val="72"/>
          <w:szCs w:val="72"/>
        </w:rPr>
        <w:t xml:space="preserve">eep </w:t>
      </w:r>
      <w:r w:rsidRPr="005B5912">
        <w:rPr>
          <w:b/>
          <w:bCs/>
          <w:sz w:val="72"/>
          <w:szCs w:val="72"/>
        </w:rPr>
        <w:t>Generative Graph Adversarial Networks</w:t>
      </w:r>
    </w:p>
    <w:p w14:paraId="2EBD0C6F" w14:textId="77777777" w:rsidR="005B5912" w:rsidRDefault="005B5912" w:rsidP="005B5912">
      <w:pPr>
        <w:jc w:val="center"/>
      </w:pPr>
    </w:p>
    <w:p w14:paraId="09626423" w14:textId="591D62ED" w:rsidR="005B5912" w:rsidRDefault="005B5912" w:rsidP="005B5912">
      <w:pPr>
        <w:jc w:val="center"/>
      </w:pPr>
      <w:r>
        <w:t xml:space="preserve">Submitted By: </w:t>
      </w:r>
      <w:r>
        <w:br/>
        <w:t>Orel Damti 315838375</w:t>
      </w:r>
    </w:p>
    <w:p w14:paraId="7D974845" w14:textId="4AEE6461" w:rsidR="005B5912" w:rsidRDefault="00B7749F" w:rsidP="005B5912">
      <w:pPr>
        <w:jc w:val="center"/>
      </w:pPr>
      <w:r w:rsidRPr="00B7749F">
        <w:t>orel.damti@e.braude.ac.il</w:t>
      </w:r>
    </w:p>
    <w:p w14:paraId="50ADF78A" w14:textId="77777777" w:rsidR="005B5912" w:rsidRDefault="005B5912" w:rsidP="005B5912">
      <w:pPr>
        <w:jc w:val="center"/>
      </w:pPr>
    </w:p>
    <w:p w14:paraId="005C47A5" w14:textId="7A22B630" w:rsidR="005B5912" w:rsidRDefault="005B5912" w:rsidP="005B5912">
      <w:pPr>
        <w:jc w:val="center"/>
      </w:pPr>
      <w:r>
        <w:t>Supervisors:</w:t>
      </w:r>
    </w:p>
    <w:p w14:paraId="0180E297" w14:textId="333C7A5E" w:rsidR="005B5912" w:rsidRDefault="005B5912" w:rsidP="005B5912">
      <w:pPr>
        <w:jc w:val="center"/>
      </w:pPr>
      <w:r>
        <w:t>Dr. Dvora Toledano-Kitai</w:t>
      </w:r>
    </w:p>
    <w:p w14:paraId="15566F62" w14:textId="402574E0" w:rsidR="005B5912" w:rsidRDefault="005B5912" w:rsidP="005B5912">
      <w:pPr>
        <w:jc w:val="center"/>
      </w:pPr>
      <w:r>
        <w:t>Prof. Zeev Volkovich</w:t>
      </w:r>
    </w:p>
    <w:p w14:paraId="0B170E22" w14:textId="744A8EE5" w:rsidR="00975E0C" w:rsidRPr="00975E0C" w:rsidRDefault="00975E0C" w:rsidP="00975E0C">
      <w:pPr>
        <w:spacing w:before="100" w:beforeAutospacing="1" w:after="100" w:afterAutospacing="1" w:line="240" w:lineRule="auto"/>
        <w:rPr>
          <w:rFonts w:ascii="Times New Roman" w:eastAsia="Times New Roman" w:hAnsi="Times New Roman" w:cs="Times New Roman"/>
          <w:kern w:val="0"/>
          <w14:ligatures w14:val="none"/>
        </w:rPr>
      </w:pPr>
      <w:r w:rsidRPr="00975E0C">
        <w:rPr>
          <w:rFonts w:ascii="Times New Roman" w:eastAsia="Times New Roman" w:hAnsi="Times New Roman" w:cs="Times New Roman"/>
          <w:i/>
          <w:iCs/>
          <w:kern w:val="0"/>
          <w:sz w:val="32"/>
          <w:szCs w:val="32"/>
          <w14:ligatures w14:val="none"/>
        </w:rPr>
        <w:t xml:space="preserve">This report is submitted in partial fulfilment of the requirement for the degree of MSc in </w:t>
      </w:r>
      <w:r>
        <w:rPr>
          <w:rFonts w:ascii="Times New Roman" w:eastAsia="Times New Roman" w:hAnsi="Times New Roman" w:cs="Times New Roman"/>
          <w:i/>
          <w:iCs/>
          <w:kern w:val="0"/>
          <w:sz w:val="32"/>
          <w:szCs w:val="32"/>
          <w14:ligatures w14:val="none"/>
        </w:rPr>
        <w:t>Software Engineering</w:t>
      </w:r>
      <w:r w:rsidRPr="00975E0C">
        <w:rPr>
          <w:rFonts w:ascii="Times New Roman" w:eastAsia="Times New Roman" w:hAnsi="Times New Roman" w:cs="Times New Roman"/>
          <w:kern w:val="0"/>
          <w:sz w:val="32"/>
          <w:szCs w:val="32"/>
          <w14:ligatures w14:val="none"/>
        </w:rPr>
        <w:br/>
      </w:r>
      <w:r w:rsidRPr="00975E0C">
        <w:rPr>
          <w:rFonts w:ascii="Times New Roman" w:eastAsia="Times New Roman" w:hAnsi="Times New Roman" w:cs="Times New Roman"/>
          <w:kern w:val="0"/>
          <w14:ligatures w14:val="none"/>
        </w:rPr>
        <w:t xml:space="preserve">  </w:t>
      </w:r>
    </w:p>
    <w:p w14:paraId="531A6BED" w14:textId="666048C2" w:rsidR="00975E0C" w:rsidRPr="00975E0C" w:rsidRDefault="00975E0C" w:rsidP="00975E0C">
      <w:pPr>
        <w:spacing w:after="0" w:line="240" w:lineRule="auto"/>
        <w:jc w:val="center"/>
        <w:rPr>
          <w:rFonts w:ascii="Times New Roman" w:eastAsia="Times New Roman" w:hAnsi="Times New Roman" w:cs="Times New Roman"/>
          <w:kern w:val="0"/>
          <w:szCs w:val="20"/>
          <w:lang w:bidi="ar-SA"/>
          <w14:ligatures w14:val="none"/>
        </w:rPr>
      </w:pPr>
      <w:r w:rsidRPr="00975E0C">
        <w:rPr>
          <w:rFonts w:ascii="Times New Roman" w:eastAsia="Times New Roman" w:hAnsi="Times New Roman" w:cs="Times New Roman"/>
          <w:kern w:val="0"/>
          <w:szCs w:val="20"/>
          <w:lang w:bidi="ar-SA"/>
          <w14:ligatures w14:val="none"/>
        </w:rPr>
        <w:fldChar w:fldCharType="begin"/>
      </w:r>
      <w:r w:rsidRPr="00975E0C">
        <w:rPr>
          <w:rFonts w:ascii="Times New Roman" w:eastAsia="Times New Roman" w:hAnsi="Times New Roman" w:cs="Times New Roman"/>
          <w:kern w:val="0"/>
          <w:szCs w:val="20"/>
          <w:lang w:bidi="ar-SA"/>
          <w14:ligatures w14:val="none"/>
        </w:rPr>
        <w:instrText xml:space="preserve"> SAVEDATE  \@ “MMMM d, yyyy” </w:instrText>
      </w:r>
      <w:r w:rsidRPr="00975E0C">
        <w:rPr>
          <w:rFonts w:ascii="Times New Roman" w:eastAsia="Times New Roman" w:hAnsi="Times New Roman" w:cs="Times New Roman"/>
          <w:kern w:val="0"/>
          <w:szCs w:val="20"/>
          <w:lang w:bidi="ar-SA"/>
          <w14:ligatures w14:val="none"/>
        </w:rPr>
        <w:fldChar w:fldCharType="separate"/>
      </w:r>
      <w:r w:rsidR="00251844">
        <w:rPr>
          <w:rFonts w:ascii="Times New Roman" w:eastAsia="Times New Roman" w:hAnsi="Times New Roman" w:cs="Times New Roman"/>
          <w:noProof/>
          <w:kern w:val="0"/>
          <w:szCs w:val="20"/>
          <w:lang w:bidi="ar-SA"/>
          <w14:ligatures w14:val="none"/>
        </w:rPr>
        <w:t>October 4, 2025</w:t>
      </w:r>
      <w:r w:rsidRPr="00975E0C">
        <w:rPr>
          <w:rFonts w:ascii="Times New Roman" w:eastAsia="Times New Roman" w:hAnsi="Times New Roman" w:cs="Times New Roman"/>
          <w:kern w:val="0"/>
          <w:szCs w:val="20"/>
          <w:lang w:bidi="ar-SA"/>
          <w14:ligatures w14:val="none"/>
        </w:rPr>
        <w:fldChar w:fldCharType="end"/>
      </w:r>
    </w:p>
    <w:p w14:paraId="2C35A1DA" w14:textId="78E7E1CF" w:rsidR="00FF7A87" w:rsidRDefault="001606EE" w:rsidP="001606EE">
      <w:pPr>
        <w:tabs>
          <w:tab w:val="left" w:pos="3540"/>
          <w:tab w:val="center" w:pos="4680"/>
        </w:tabs>
      </w:pPr>
      <w:r>
        <w:lastRenderedPageBreak/>
        <w:tab/>
      </w:r>
      <w:r>
        <w:tab/>
      </w:r>
      <w:r w:rsidR="00FF7A87">
        <w:t>Table of Contents</w:t>
      </w:r>
    </w:p>
    <w:p w14:paraId="23B96470" w14:textId="4C4718BA" w:rsidR="00FF7A87" w:rsidRPr="00E20C54" w:rsidRDefault="00FF7A87" w:rsidP="00231046">
      <w:pPr>
        <w:rPr>
          <w:rFonts w:asciiTheme="majorBidi" w:hAnsiTheme="majorBidi" w:cstheme="majorBidi"/>
          <w:b/>
          <w:bCs/>
          <w:sz w:val="20"/>
          <w:szCs w:val="20"/>
        </w:rPr>
      </w:pPr>
      <w:r w:rsidRPr="0041404A">
        <w:rPr>
          <w:rFonts w:asciiTheme="majorBidi" w:hAnsiTheme="majorBidi" w:cstheme="majorBidi"/>
          <w:b/>
          <w:bCs/>
          <w:sz w:val="20"/>
          <w:szCs w:val="20"/>
        </w:rPr>
        <w:t>Abstract</w:t>
      </w:r>
      <w:r w:rsidRPr="00E20C54">
        <w:rPr>
          <w:rFonts w:asciiTheme="majorBidi" w:hAnsiTheme="majorBidi" w:cstheme="majorBidi"/>
          <w:b/>
          <w:bCs/>
          <w:sz w:val="20"/>
          <w:szCs w:val="20"/>
        </w:rPr>
        <w:t xml:space="preserve"> .........................</w:t>
      </w:r>
      <w:r w:rsidR="004176E6" w:rsidRPr="00E20C54">
        <w:rPr>
          <w:rFonts w:asciiTheme="majorBidi" w:hAnsiTheme="majorBidi" w:cstheme="majorBidi"/>
          <w:b/>
          <w:bCs/>
          <w:sz w:val="20"/>
          <w:szCs w:val="20"/>
        </w:rPr>
        <w:t>....</w:t>
      </w:r>
      <w:r w:rsidRPr="00E20C54">
        <w:rPr>
          <w:rFonts w:asciiTheme="majorBidi" w:hAnsiTheme="majorBidi" w:cstheme="majorBidi"/>
          <w:b/>
          <w:bCs/>
          <w:sz w:val="20"/>
          <w:szCs w:val="20"/>
        </w:rPr>
        <w:t>.</w:t>
      </w:r>
      <w:r w:rsidR="004176E6" w:rsidRPr="00E20C54">
        <w:rPr>
          <w:rFonts w:asciiTheme="majorBidi" w:hAnsiTheme="majorBidi" w:cstheme="majorBidi"/>
          <w:b/>
          <w:bCs/>
          <w:sz w:val="20"/>
          <w:szCs w:val="20"/>
        </w:rPr>
        <w:t>..........................................................................................................................</w:t>
      </w:r>
      <w:r w:rsidR="00E711FD">
        <w:rPr>
          <w:rFonts w:asciiTheme="majorBidi" w:hAnsiTheme="majorBidi" w:cstheme="majorBidi"/>
          <w:b/>
          <w:bCs/>
          <w:sz w:val="20"/>
          <w:szCs w:val="20"/>
        </w:rPr>
        <w:t>...............</w:t>
      </w:r>
      <w:r w:rsidR="004176E6" w:rsidRPr="00E20C54">
        <w:rPr>
          <w:rFonts w:asciiTheme="majorBidi" w:hAnsiTheme="majorBidi" w:cstheme="majorBidi"/>
          <w:b/>
          <w:bCs/>
          <w:sz w:val="20"/>
          <w:szCs w:val="20"/>
        </w:rPr>
        <w:t xml:space="preserve">. </w:t>
      </w:r>
      <w:r w:rsidR="00111825">
        <w:rPr>
          <w:rFonts w:asciiTheme="majorBidi" w:hAnsiTheme="majorBidi" w:cstheme="majorBidi"/>
          <w:b/>
          <w:bCs/>
          <w:sz w:val="20"/>
          <w:szCs w:val="20"/>
        </w:rPr>
        <w:t>4</w:t>
      </w:r>
    </w:p>
    <w:p w14:paraId="1A4EDFFA" w14:textId="5045F405" w:rsidR="00FF7A87" w:rsidRPr="00E20C54" w:rsidRDefault="00FF7A87" w:rsidP="00231046">
      <w:pPr>
        <w:pStyle w:val="a9"/>
        <w:numPr>
          <w:ilvl w:val="0"/>
          <w:numId w:val="22"/>
        </w:numPr>
        <w:rPr>
          <w:rFonts w:asciiTheme="majorBidi" w:hAnsiTheme="majorBidi" w:cstheme="majorBidi"/>
          <w:b/>
          <w:bCs/>
          <w:sz w:val="20"/>
          <w:szCs w:val="20"/>
        </w:rPr>
      </w:pPr>
      <w:r w:rsidRPr="0041404A">
        <w:rPr>
          <w:rFonts w:asciiTheme="majorBidi" w:hAnsiTheme="majorBidi" w:cstheme="majorBidi"/>
          <w:b/>
          <w:bCs/>
          <w:sz w:val="20"/>
          <w:szCs w:val="20"/>
        </w:rPr>
        <w:t>Introduction</w:t>
      </w:r>
      <w:r w:rsidRPr="00E20C54">
        <w:rPr>
          <w:rFonts w:asciiTheme="majorBidi" w:hAnsiTheme="majorBidi" w:cstheme="majorBidi"/>
          <w:b/>
          <w:bCs/>
          <w:sz w:val="20"/>
          <w:szCs w:val="20"/>
        </w:rPr>
        <w:t xml:space="preserve"> </w:t>
      </w:r>
      <w:r w:rsidR="004176E6" w:rsidRPr="00E20C54">
        <w:rPr>
          <w:rFonts w:asciiTheme="majorBidi" w:hAnsiTheme="majorBidi" w:cstheme="majorBidi"/>
          <w:b/>
          <w:bCs/>
          <w:sz w:val="20"/>
          <w:szCs w:val="20"/>
        </w:rPr>
        <w:t>............................………………………………………………………………………………</w:t>
      </w:r>
      <w:r w:rsidR="00111825">
        <w:rPr>
          <w:rFonts w:asciiTheme="majorBidi" w:hAnsiTheme="majorBidi" w:cstheme="majorBidi"/>
          <w:b/>
          <w:bCs/>
          <w:sz w:val="20"/>
          <w:szCs w:val="20"/>
        </w:rPr>
        <w:t>4</w:t>
      </w:r>
    </w:p>
    <w:p w14:paraId="5EF331A4" w14:textId="2A7E777C" w:rsidR="00FF7A87" w:rsidRPr="00E20C54" w:rsidRDefault="00FF7A87" w:rsidP="00FF7A87">
      <w:pPr>
        <w:numPr>
          <w:ilvl w:val="1"/>
          <w:numId w:val="22"/>
        </w:numPr>
        <w:rPr>
          <w:rFonts w:asciiTheme="majorBidi" w:hAnsiTheme="majorBidi" w:cstheme="majorBidi"/>
          <w:b/>
          <w:bCs/>
          <w:sz w:val="20"/>
          <w:szCs w:val="20"/>
        </w:rPr>
      </w:pPr>
      <w:r w:rsidRPr="00E20C54">
        <w:rPr>
          <w:rFonts w:asciiTheme="majorBidi" w:hAnsiTheme="majorBidi" w:cstheme="majorBidi"/>
          <w:b/>
          <w:bCs/>
          <w:sz w:val="20"/>
          <w:szCs w:val="20"/>
        </w:rPr>
        <w:t>Challenges in Large-Scale Network and Graph Applications</w:t>
      </w:r>
      <w:r w:rsidR="00E711FD">
        <w:rPr>
          <w:rFonts w:asciiTheme="majorBidi" w:hAnsiTheme="majorBidi" w:cstheme="majorBidi"/>
          <w:b/>
          <w:bCs/>
          <w:sz w:val="20"/>
          <w:szCs w:val="20"/>
        </w:rPr>
        <w:t>………………………………….</w:t>
      </w:r>
      <w:r w:rsidR="00111825">
        <w:rPr>
          <w:rFonts w:asciiTheme="majorBidi" w:hAnsiTheme="majorBidi" w:cstheme="majorBidi"/>
          <w:b/>
          <w:bCs/>
          <w:sz w:val="20"/>
          <w:szCs w:val="20"/>
        </w:rPr>
        <w:t>4</w:t>
      </w:r>
    </w:p>
    <w:p w14:paraId="32C446C8" w14:textId="1EDE7725" w:rsidR="00FF7A87" w:rsidRPr="00E20C54" w:rsidRDefault="00FF7A87" w:rsidP="00FF7A87">
      <w:pPr>
        <w:numPr>
          <w:ilvl w:val="1"/>
          <w:numId w:val="22"/>
        </w:numPr>
        <w:rPr>
          <w:rFonts w:asciiTheme="majorBidi" w:hAnsiTheme="majorBidi" w:cstheme="majorBidi"/>
          <w:b/>
          <w:bCs/>
          <w:sz w:val="20"/>
          <w:szCs w:val="20"/>
        </w:rPr>
      </w:pPr>
      <w:r w:rsidRPr="00E20C54">
        <w:rPr>
          <w:rFonts w:asciiTheme="majorBidi" w:hAnsiTheme="majorBidi" w:cstheme="majorBidi"/>
          <w:b/>
          <w:bCs/>
          <w:sz w:val="20"/>
          <w:szCs w:val="20"/>
        </w:rPr>
        <w:t>Graph Embedding for Efficient Graph Mining ..........................</w:t>
      </w:r>
      <w:r w:rsidR="004176E6" w:rsidRPr="00E20C54">
        <w:rPr>
          <w:rFonts w:asciiTheme="majorBidi" w:hAnsiTheme="majorBidi" w:cstheme="majorBidi"/>
          <w:b/>
          <w:bCs/>
          <w:sz w:val="20"/>
          <w:szCs w:val="20"/>
        </w:rPr>
        <w:t>................................................</w:t>
      </w:r>
      <w:r w:rsidRPr="00E20C54">
        <w:rPr>
          <w:rFonts w:asciiTheme="majorBidi" w:hAnsiTheme="majorBidi" w:cstheme="majorBidi"/>
          <w:b/>
          <w:bCs/>
          <w:sz w:val="20"/>
          <w:szCs w:val="20"/>
        </w:rPr>
        <w:t xml:space="preserve"> </w:t>
      </w:r>
      <w:r w:rsidR="00111825">
        <w:rPr>
          <w:rFonts w:asciiTheme="majorBidi" w:hAnsiTheme="majorBidi" w:cstheme="majorBidi"/>
          <w:b/>
          <w:bCs/>
          <w:sz w:val="20"/>
          <w:szCs w:val="20"/>
        </w:rPr>
        <w:t>4</w:t>
      </w:r>
    </w:p>
    <w:p w14:paraId="2EDC3735" w14:textId="6E5386F3" w:rsidR="00FF7A87" w:rsidRPr="00E20C54" w:rsidRDefault="00FF7A87" w:rsidP="00FF7A87">
      <w:pPr>
        <w:numPr>
          <w:ilvl w:val="1"/>
          <w:numId w:val="22"/>
        </w:numPr>
        <w:rPr>
          <w:rFonts w:asciiTheme="majorBidi" w:hAnsiTheme="majorBidi" w:cstheme="majorBidi"/>
          <w:b/>
          <w:bCs/>
          <w:sz w:val="20"/>
          <w:szCs w:val="20"/>
        </w:rPr>
      </w:pPr>
      <w:r w:rsidRPr="00E20C54">
        <w:rPr>
          <w:rFonts w:asciiTheme="majorBidi" w:hAnsiTheme="majorBidi" w:cstheme="majorBidi"/>
          <w:b/>
          <w:bCs/>
          <w:sz w:val="20"/>
          <w:szCs w:val="20"/>
        </w:rPr>
        <w:t>Limitations of Existing Link Prediction Methods ..........................</w:t>
      </w:r>
      <w:r w:rsidR="00E711FD">
        <w:rPr>
          <w:rFonts w:asciiTheme="majorBidi" w:hAnsiTheme="majorBidi" w:cstheme="majorBidi"/>
          <w:b/>
          <w:bCs/>
          <w:sz w:val="20"/>
          <w:szCs w:val="20"/>
        </w:rPr>
        <w:t>..............................................</w:t>
      </w:r>
      <w:r w:rsidR="00111825">
        <w:rPr>
          <w:rFonts w:asciiTheme="majorBidi" w:hAnsiTheme="majorBidi" w:cstheme="majorBidi"/>
          <w:b/>
          <w:bCs/>
          <w:sz w:val="20"/>
          <w:szCs w:val="20"/>
        </w:rPr>
        <w:t>5</w:t>
      </w:r>
    </w:p>
    <w:p w14:paraId="513EA9D8" w14:textId="10DEABA6" w:rsidR="00FF7A87" w:rsidRPr="00E20C54" w:rsidRDefault="00FF7A87" w:rsidP="00FF7A87">
      <w:pPr>
        <w:numPr>
          <w:ilvl w:val="0"/>
          <w:numId w:val="22"/>
        </w:numPr>
        <w:rPr>
          <w:rFonts w:asciiTheme="majorBidi" w:hAnsiTheme="majorBidi" w:cstheme="majorBidi"/>
          <w:b/>
          <w:bCs/>
          <w:sz w:val="20"/>
          <w:szCs w:val="20"/>
        </w:rPr>
      </w:pPr>
      <w:r w:rsidRPr="0041404A">
        <w:rPr>
          <w:rFonts w:asciiTheme="majorBidi" w:hAnsiTheme="majorBidi" w:cstheme="majorBidi"/>
          <w:b/>
          <w:bCs/>
          <w:sz w:val="20"/>
          <w:szCs w:val="20"/>
        </w:rPr>
        <w:t>Related Work</w:t>
      </w:r>
      <w:r w:rsidRPr="00E20C54">
        <w:rPr>
          <w:rFonts w:asciiTheme="majorBidi" w:hAnsiTheme="majorBidi" w:cstheme="majorBidi"/>
          <w:b/>
          <w:bCs/>
          <w:sz w:val="20"/>
          <w:szCs w:val="20"/>
        </w:rPr>
        <w:t xml:space="preserve"> ..........................</w:t>
      </w:r>
      <w:r w:rsidR="00C060C7" w:rsidRPr="00E20C54">
        <w:rPr>
          <w:rFonts w:asciiTheme="majorBidi" w:hAnsiTheme="majorBidi" w:cstheme="majorBidi"/>
          <w:b/>
          <w:bCs/>
          <w:sz w:val="20"/>
          <w:szCs w:val="20"/>
        </w:rPr>
        <w:t>......................................................................................................................</w:t>
      </w:r>
      <w:r w:rsidRPr="00E20C54">
        <w:rPr>
          <w:rFonts w:asciiTheme="majorBidi" w:hAnsiTheme="majorBidi" w:cstheme="majorBidi"/>
          <w:b/>
          <w:bCs/>
          <w:sz w:val="20"/>
          <w:szCs w:val="20"/>
        </w:rPr>
        <w:t xml:space="preserve"> </w:t>
      </w:r>
      <w:r w:rsidR="00111825">
        <w:rPr>
          <w:rFonts w:asciiTheme="majorBidi" w:hAnsiTheme="majorBidi" w:cstheme="majorBidi"/>
          <w:b/>
          <w:bCs/>
          <w:sz w:val="20"/>
          <w:szCs w:val="20"/>
        </w:rPr>
        <w:t>6</w:t>
      </w:r>
    </w:p>
    <w:p w14:paraId="21830B18" w14:textId="420A2799" w:rsidR="0050242C" w:rsidRPr="00E20C54" w:rsidRDefault="0050242C" w:rsidP="00FF7A87">
      <w:pPr>
        <w:numPr>
          <w:ilvl w:val="0"/>
          <w:numId w:val="22"/>
        </w:numPr>
        <w:rPr>
          <w:rFonts w:asciiTheme="majorBidi" w:hAnsiTheme="majorBidi" w:cstheme="majorBidi"/>
          <w:b/>
          <w:bCs/>
          <w:sz w:val="20"/>
          <w:szCs w:val="20"/>
        </w:rPr>
      </w:pPr>
      <w:r>
        <w:rPr>
          <w:rFonts w:asciiTheme="majorBidi" w:hAnsiTheme="majorBidi" w:cstheme="majorBidi"/>
          <w:b/>
          <w:bCs/>
          <w:sz w:val="20"/>
          <w:szCs w:val="20"/>
        </w:rPr>
        <w:t>Background</w:t>
      </w:r>
      <w:r w:rsidR="00C060C7">
        <w:rPr>
          <w:rFonts w:asciiTheme="majorBidi" w:hAnsiTheme="majorBidi" w:cstheme="majorBidi"/>
          <w:b/>
          <w:bCs/>
          <w:sz w:val="20"/>
          <w:szCs w:val="20"/>
        </w:rPr>
        <w:t>…………………………………………………………………………………………………</w:t>
      </w:r>
      <w:r w:rsidR="00E711FD">
        <w:rPr>
          <w:rFonts w:asciiTheme="majorBidi" w:hAnsiTheme="majorBidi" w:cstheme="majorBidi"/>
          <w:b/>
          <w:bCs/>
          <w:sz w:val="20"/>
          <w:szCs w:val="20"/>
        </w:rPr>
        <w:t>.</w:t>
      </w:r>
      <w:r w:rsidR="00111825">
        <w:rPr>
          <w:rFonts w:asciiTheme="majorBidi" w:hAnsiTheme="majorBidi" w:cstheme="majorBidi"/>
          <w:b/>
          <w:bCs/>
          <w:sz w:val="20"/>
          <w:szCs w:val="20"/>
        </w:rPr>
        <w:t>8</w:t>
      </w:r>
    </w:p>
    <w:p w14:paraId="4B946C3A" w14:textId="38614B4C" w:rsidR="0050242C" w:rsidRDefault="0050242C" w:rsidP="0050242C">
      <w:pPr>
        <w:ind w:left="720"/>
        <w:rPr>
          <w:rFonts w:asciiTheme="majorBidi" w:hAnsiTheme="majorBidi" w:cstheme="majorBidi"/>
          <w:b/>
          <w:bCs/>
          <w:sz w:val="20"/>
          <w:szCs w:val="20"/>
        </w:rPr>
      </w:pPr>
      <w:r>
        <w:rPr>
          <w:rFonts w:asciiTheme="majorBidi" w:hAnsiTheme="majorBidi" w:cstheme="majorBidi"/>
          <w:b/>
          <w:bCs/>
          <w:sz w:val="20"/>
          <w:szCs w:val="20"/>
        </w:rPr>
        <w:t>3.1</w:t>
      </w:r>
      <w:r>
        <w:rPr>
          <w:rFonts w:asciiTheme="majorBidi" w:hAnsiTheme="majorBidi" w:cstheme="majorBidi"/>
          <w:b/>
          <w:bCs/>
          <w:sz w:val="20"/>
          <w:szCs w:val="20"/>
        </w:rPr>
        <w:tab/>
        <w:t>Graph Embedding</w:t>
      </w:r>
      <w:r w:rsidR="00C060C7">
        <w:rPr>
          <w:rFonts w:asciiTheme="majorBidi" w:hAnsiTheme="majorBidi" w:cstheme="majorBidi"/>
          <w:b/>
          <w:bCs/>
          <w:sz w:val="20"/>
          <w:szCs w:val="20"/>
        </w:rPr>
        <w:t>…………………………………………………………………………</w:t>
      </w:r>
      <w:r w:rsidR="00E711FD">
        <w:rPr>
          <w:rFonts w:asciiTheme="majorBidi" w:hAnsiTheme="majorBidi" w:cstheme="majorBidi"/>
          <w:b/>
          <w:bCs/>
          <w:sz w:val="20"/>
          <w:szCs w:val="20"/>
        </w:rPr>
        <w:t>………</w:t>
      </w:r>
      <w:r w:rsidR="00111825">
        <w:rPr>
          <w:rFonts w:asciiTheme="majorBidi" w:hAnsiTheme="majorBidi" w:cstheme="majorBidi"/>
          <w:b/>
          <w:bCs/>
          <w:sz w:val="20"/>
          <w:szCs w:val="20"/>
        </w:rPr>
        <w:t>8</w:t>
      </w:r>
    </w:p>
    <w:p w14:paraId="174DF2FB" w14:textId="15C6671B" w:rsidR="0050242C" w:rsidRDefault="0050242C" w:rsidP="0050242C">
      <w:pPr>
        <w:ind w:left="720"/>
        <w:rPr>
          <w:rFonts w:asciiTheme="majorBidi" w:hAnsiTheme="majorBidi" w:cstheme="majorBidi"/>
          <w:b/>
          <w:bCs/>
          <w:sz w:val="20"/>
          <w:szCs w:val="20"/>
        </w:rPr>
      </w:pPr>
      <w:r>
        <w:rPr>
          <w:rFonts w:asciiTheme="majorBidi" w:hAnsiTheme="majorBidi" w:cstheme="majorBidi"/>
          <w:b/>
          <w:bCs/>
          <w:sz w:val="20"/>
          <w:szCs w:val="20"/>
        </w:rPr>
        <w:t>3.2</w:t>
      </w:r>
      <w:r>
        <w:rPr>
          <w:rFonts w:asciiTheme="majorBidi" w:hAnsiTheme="majorBidi" w:cstheme="majorBidi"/>
          <w:b/>
          <w:bCs/>
          <w:sz w:val="20"/>
          <w:szCs w:val="20"/>
        </w:rPr>
        <w:tab/>
        <w:t>Generative Adversarial Network (GAN)</w:t>
      </w:r>
      <w:r w:rsidR="00C060C7">
        <w:rPr>
          <w:rFonts w:asciiTheme="majorBidi" w:hAnsiTheme="majorBidi" w:cstheme="majorBidi"/>
          <w:b/>
          <w:bCs/>
          <w:sz w:val="20"/>
          <w:szCs w:val="20"/>
        </w:rPr>
        <w:t>………………………………………………………</w:t>
      </w:r>
      <w:r w:rsidR="00E711FD">
        <w:rPr>
          <w:rFonts w:asciiTheme="majorBidi" w:hAnsiTheme="majorBidi" w:cstheme="majorBidi"/>
          <w:b/>
          <w:bCs/>
          <w:sz w:val="20"/>
          <w:szCs w:val="20"/>
        </w:rPr>
        <w:t>…</w:t>
      </w:r>
      <w:r w:rsidR="00111825">
        <w:rPr>
          <w:rFonts w:asciiTheme="majorBidi" w:hAnsiTheme="majorBidi" w:cstheme="majorBidi"/>
          <w:b/>
          <w:bCs/>
          <w:sz w:val="20"/>
          <w:szCs w:val="20"/>
        </w:rPr>
        <w:t>8</w:t>
      </w:r>
    </w:p>
    <w:p w14:paraId="246C27F5" w14:textId="57D1EA45" w:rsidR="0050242C" w:rsidRDefault="0050242C" w:rsidP="0041404A">
      <w:pPr>
        <w:ind w:left="720" w:firstLine="720"/>
        <w:rPr>
          <w:rFonts w:asciiTheme="majorBidi" w:hAnsiTheme="majorBidi" w:cstheme="majorBidi"/>
          <w:b/>
          <w:bCs/>
          <w:sz w:val="20"/>
          <w:szCs w:val="20"/>
        </w:rPr>
      </w:pPr>
      <w:r>
        <w:rPr>
          <w:rFonts w:asciiTheme="majorBidi" w:hAnsiTheme="majorBidi" w:cstheme="majorBidi"/>
          <w:b/>
          <w:bCs/>
          <w:sz w:val="20"/>
          <w:szCs w:val="20"/>
        </w:rPr>
        <w:t>3.2.1</w:t>
      </w:r>
      <w:r>
        <w:rPr>
          <w:rFonts w:asciiTheme="majorBidi" w:hAnsiTheme="majorBidi" w:cstheme="majorBidi"/>
          <w:b/>
          <w:bCs/>
          <w:sz w:val="20"/>
          <w:szCs w:val="20"/>
        </w:rPr>
        <w:tab/>
        <w:t>Positive Sample</w:t>
      </w:r>
      <w:r w:rsidR="00C060C7">
        <w:rPr>
          <w:rFonts w:asciiTheme="majorBidi" w:hAnsiTheme="majorBidi" w:cstheme="majorBidi"/>
          <w:b/>
          <w:bCs/>
          <w:sz w:val="20"/>
          <w:szCs w:val="20"/>
        </w:rPr>
        <w:t>…………………………………………………………………………</w:t>
      </w:r>
      <w:r w:rsidR="00E711FD">
        <w:rPr>
          <w:rFonts w:asciiTheme="majorBidi" w:hAnsiTheme="majorBidi" w:cstheme="majorBidi"/>
          <w:b/>
          <w:bCs/>
          <w:sz w:val="20"/>
          <w:szCs w:val="20"/>
        </w:rPr>
        <w:t>..</w:t>
      </w:r>
      <w:r w:rsidR="00C060C7">
        <w:rPr>
          <w:rFonts w:asciiTheme="majorBidi" w:hAnsiTheme="majorBidi" w:cstheme="majorBidi"/>
          <w:b/>
          <w:bCs/>
          <w:sz w:val="20"/>
          <w:szCs w:val="20"/>
        </w:rPr>
        <w:t>.</w:t>
      </w:r>
      <w:r w:rsidR="00111825">
        <w:rPr>
          <w:rFonts w:asciiTheme="majorBidi" w:hAnsiTheme="majorBidi" w:cstheme="majorBidi"/>
          <w:b/>
          <w:bCs/>
          <w:sz w:val="20"/>
          <w:szCs w:val="20"/>
        </w:rPr>
        <w:t>9</w:t>
      </w:r>
    </w:p>
    <w:p w14:paraId="000CEAC8" w14:textId="67883D5D" w:rsidR="0050242C" w:rsidRDefault="0050242C" w:rsidP="0041404A">
      <w:pPr>
        <w:ind w:left="720" w:firstLine="720"/>
        <w:rPr>
          <w:rFonts w:asciiTheme="majorBidi" w:hAnsiTheme="majorBidi" w:cstheme="majorBidi"/>
          <w:b/>
          <w:bCs/>
          <w:sz w:val="20"/>
          <w:szCs w:val="20"/>
        </w:rPr>
      </w:pPr>
      <w:r>
        <w:rPr>
          <w:rFonts w:asciiTheme="majorBidi" w:hAnsiTheme="majorBidi" w:cstheme="majorBidi"/>
          <w:b/>
          <w:bCs/>
          <w:sz w:val="20"/>
          <w:szCs w:val="20"/>
        </w:rPr>
        <w:t>3.2.2</w:t>
      </w:r>
      <w:r>
        <w:rPr>
          <w:rFonts w:asciiTheme="majorBidi" w:hAnsiTheme="majorBidi" w:cstheme="majorBidi"/>
          <w:b/>
          <w:bCs/>
          <w:sz w:val="20"/>
          <w:szCs w:val="20"/>
        </w:rPr>
        <w:tab/>
      </w:r>
      <w:r w:rsidRPr="0050242C">
        <w:rPr>
          <w:rFonts w:asciiTheme="majorBidi" w:hAnsiTheme="majorBidi" w:cstheme="majorBidi"/>
          <w:b/>
          <w:bCs/>
          <w:sz w:val="20"/>
          <w:szCs w:val="20"/>
        </w:rPr>
        <w:t>Negative Sample</w:t>
      </w:r>
      <w:r w:rsidR="00C060C7">
        <w:rPr>
          <w:rFonts w:asciiTheme="majorBidi" w:hAnsiTheme="majorBidi" w:cstheme="majorBidi"/>
          <w:b/>
          <w:bCs/>
          <w:sz w:val="20"/>
          <w:szCs w:val="20"/>
        </w:rPr>
        <w:t>………………………………………………………………………</w:t>
      </w:r>
      <w:r w:rsidR="00E711FD">
        <w:rPr>
          <w:rFonts w:asciiTheme="majorBidi" w:hAnsiTheme="majorBidi" w:cstheme="majorBidi"/>
          <w:b/>
          <w:bCs/>
          <w:sz w:val="20"/>
          <w:szCs w:val="20"/>
        </w:rPr>
        <w:t>…</w:t>
      </w:r>
      <w:r w:rsidR="00C060C7">
        <w:rPr>
          <w:rFonts w:asciiTheme="majorBidi" w:hAnsiTheme="majorBidi" w:cstheme="majorBidi"/>
          <w:b/>
          <w:bCs/>
          <w:sz w:val="20"/>
          <w:szCs w:val="20"/>
        </w:rPr>
        <w:t>.</w:t>
      </w:r>
      <w:r w:rsidR="00111825">
        <w:rPr>
          <w:rFonts w:asciiTheme="majorBidi" w:hAnsiTheme="majorBidi" w:cstheme="majorBidi"/>
          <w:b/>
          <w:bCs/>
          <w:sz w:val="20"/>
          <w:szCs w:val="20"/>
        </w:rPr>
        <w:t>9</w:t>
      </w:r>
    </w:p>
    <w:p w14:paraId="2BA2D9B9" w14:textId="44334A3E" w:rsidR="0050242C" w:rsidRDefault="0050242C" w:rsidP="0041404A">
      <w:pPr>
        <w:ind w:left="720" w:firstLine="720"/>
        <w:rPr>
          <w:rFonts w:asciiTheme="majorBidi" w:hAnsiTheme="majorBidi" w:cstheme="majorBidi"/>
          <w:b/>
          <w:bCs/>
          <w:sz w:val="20"/>
          <w:szCs w:val="20"/>
        </w:rPr>
      </w:pPr>
      <w:r>
        <w:rPr>
          <w:rFonts w:asciiTheme="majorBidi" w:hAnsiTheme="majorBidi" w:cstheme="majorBidi"/>
          <w:b/>
          <w:bCs/>
          <w:sz w:val="20"/>
          <w:szCs w:val="20"/>
        </w:rPr>
        <w:t>3.2.3</w:t>
      </w:r>
      <w:r>
        <w:rPr>
          <w:rFonts w:asciiTheme="majorBidi" w:hAnsiTheme="majorBidi" w:cstheme="majorBidi"/>
          <w:b/>
          <w:bCs/>
          <w:sz w:val="20"/>
          <w:szCs w:val="20"/>
        </w:rPr>
        <w:tab/>
      </w:r>
      <w:r w:rsidRPr="0050242C">
        <w:rPr>
          <w:rFonts w:asciiTheme="majorBidi" w:hAnsiTheme="majorBidi" w:cstheme="majorBidi"/>
          <w:b/>
          <w:bCs/>
          <w:sz w:val="20"/>
          <w:szCs w:val="20"/>
        </w:rPr>
        <w:t>Objective Function</w:t>
      </w:r>
      <w:r w:rsidR="00C060C7">
        <w:rPr>
          <w:rFonts w:asciiTheme="majorBidi" w:hAnsiTheme="majorBidi" w:cstheme="majorBidi"/>
          <w:b/>
          <w:bCs/>
          <w:sz w:val="20"/>
          <w:szCs w:val="20"/>
        </w:rPr>
        <w:t>…………………………………………………………………</w:t>
      </w:r>
      <w:r w:rsidR="00263A8A">
        <w:rPr>
          <w:rFonts w:asciiTheme="majorBidi" w:hAnsiTheme="majorBidi" w:cstheme="majorBidi"/>
          <w:b/>
          <w:bCs/>
          <w:sz w:val="20"/>
          <w:szCs w:val="20"/>
        </w:rPr>
        <w:t>…</w:t>
      </w:r>
      <w:r w:rsidR="00111825">
        <w:rPr>
          <w:rFonts w:asciiTheme="majorBidi" w:hAnsiTheme="majorBidi" w:cstheme="majorBidi"/>
          <w:b/>
          <w:bCs/>
          <w:sz w:val="20"/>
          <w:szCs w:val="20"/>
        </w:rPr>
        <w:t>10</w:t>
      </w:r>
    </w:p>
    <w:p w14:paraId="79C8329C" w14:textId="5B1A32D1" w:rsidR="00BD080D" w:rsidRDefault="0050242C" w:rsidP="00BB5976">
      <w:pPr>
        <w:ind w:left="720" w:firstLine="720"/>
        <w:rPr>
          <w:rFonts w:asciiTheme="majorBidi" w:hAnsiTheme="majorBidi" w:cstheme="majorBidi"/>
          <w:b/>
          <w:bCs/>
          <w:sz w:val="20"/>
          <w:szCs w:val="20"/>
        </w:rPr>
      </w:pPr>
      <w:r>
        <w:rPr>
          <w:rFonts w:asciiTheme="majorBidi" w:hAnsiTheme="majorBidi" w:cstheme="majorBidi"/>
          <w:b/>
          <w:bCs/>
          <w:sz w:val="20"/>
          <w:szCs w:val="20"/>
        </w:rPr>
        <w:t>3.2.4</w:t>
      </w:r>
      <w:r>
        <w:rPr>
          <w:rFonts w:asciiTheme="majorBidi" w:hAnsiTheme="majorBidi" w:cstheme="majorBidi"/>
          <w:b/>
          <w:bCs/>
          <w:sz w:val="20"/>
          <w:szCs w:val="20"/>
        </w:rPr>
        <w:tab/>
      </w:r>
      <w:r w:rsidRPr="0050242C">
        <w:rPr>
          <w:rFonts w:asciiTheme="majorBidi" w:hAnsiTheme="majorBidi" w:cstheme="majorBidi"/>
          <w:b/>
          <w:bCs/>
          <w:sz w:val="20"/>
          <w:szCs w:val="20"/>
        </w:rPr>
        <w:t>Training</w:t>
      </w:r>
      <w:r w:rsidR="00C060C7">
        <w:rPr>
          <w:rFonts w:asciiTheme="majorBidi" w:hAnsiTheme="majorBidi" w:cstheme="majorBidi"/>
          <w:b/>
          <w:bCs/>
          <w:sz w:val="20"/>
          <w:szCs w:val="20"/>
        </w:rPr>
        <w:t>…………………………………………………………………………………</w:t>
      </w:r>
      <w:r w:rsidR="00263A8A">
        <w:rPr>
          <w:rFonts w:asciiTheme="majorBidi" w:hAnsiTheme="majorBidi" w:cstheme="majorBidi"/>
          <w:b/>
          <w:bCs/>
          <w:sz w:val="20"/>
          <w:szCs w:val="20"/>
        </w:rPr>
        <w:t>.</w:t>
      </w:r>
      <w:r w:rsidR="00BB5976">
        <w:rPr>
          <w:rFonts w:asciiTheme="majorBidi" w:hAnsiTheme="majorBidi" w:cstheme="majorBidi"/>
          <w:b/>
          <w:bCs/>
          <w:sz w:val="20"/>
          <w:szCs w:val="20"/>
        </w:rPr>
        <w:t>1</w:t>
      </w:r>
      <w:r w:rsidR="00111825">
        <w:rPr>
          <w:rFonts w:asciiTheme="majorBidi" w:hAnsiTheme="majorBidi" w:cstheme="majorBidi"/>
          <w:b/>
          <w:bCs/>
          <w:sz w:val="20"/>
          <w:szCs w:val="20"/>
        </w:rPr>
        <w:t>1</w:t>
      </w:r>
    </w:p>
    <w:p w14:paraId="050DDD14" w14:textId="3990DE25" w:rsidR="0050242C" w:rsidRDefault="0050242C" w:rsidP="0050242C">
      <w:pPr>
        <w:ind w:left="720"/>
        <w:rPr>
          <w:rFonts w:asciiTheme="majorBidi" w:hAnsiTheme="majorBidi" w:cstheme="majorBidi"/>
          <w:b/>
          <w:bCs/>
          <w:sz w:val="20"/>
          <w:szCs w:val="20"/>
        </w:rPr>
      </w:pPr>
      <w:r>
        <w:rPr>
          <w:rFonts w:asciiTheme="majorBidi" w:hAnsiTheme="majorBidi" w:cstheme="majorBidi"/>
          <w:b/>
          <w:bCs/>
          <w:sz w:val="20"/>
          <w:szCs w:val="20"/>
        </w:rPr>
        <w:t>3.</w:t>
      </w:r>
      <w:r w:rsidR="00BB5976">
        <w:rPr>
          <w:rFonts w:asciiTheme="majorBidi" w:hAnsiTheme="majorBidi" w:cstheme="majorBidi"/>
          <w:b/>
          <w:bCs/>
          <w:sz w:val="20"/>
          <w:szCs w:val="20"/>
        </w:rPr>
        <w:t>3</w:t>
      </w:r>
      <w:r>
        <w:rPr>
          <w:rFonts w:asciiTheme="majorBidi" w:hAnsiTheme="majorBidi" w:cstheme="majorBidi"/>
          <w:b/>
          <w:bCs/>
          <w:sz w:val="20"/>
          <w:szCs w:val="20"/>
        </w:rPr>
        <w:tab/>
      </w:r>
      <w:r w:rsidRPr="0050242C">
        <w:rPr>
          <w:rFonts w:asciiTheme="majorBidi" w:hAnsiTheme="majorBidi" w:cstheme="majorBidi"/>
          <w:b/>
          <w:bCs/>
          <w:sz w:val="20"/>
          <w:szCs w:val="20"/>
        </w:rPr>
        <w:t>DGGAN: Directed Graph Generative Adversarial Network</w:t>
      </w:r>
      <w:r w:rsidR="00C060C7">
        <w:rPr>
          <w:rFonts w:asciiTheme="majorBidi" w:hAnsiTheme="majorBidi" w:cstheme="majorBidi"/>
          <w:b/>
          <w:bCs/>
          <w:sz w:val="20"/>
          <w:szCs w:val="20"/>
        </w:rPr>
        <w:t>…………………………………</w:t>
      </w:r>
      <w:r w:rsidR="00E711FD">
        <w:rPr>
          <w:rFonts w:asciiTheme="majorBidi" w:hAnsiTheme="majorBidi" w:cstheme="majorBidi"/>
          <w:b/>
          <w:bCs/>
          <w:sz w:val="20"/>
          <w:szCs w:val="20"/>
        </w:rPr>
        <w:t>.</w:t>
      </w:r>
      <w:r w:rsidR="00C060C7">
        <w:rPr>
          <w:rFonts w:asciiTheme="majorBidi" w:hAnsiTheme="majorBidi" w:cstheme="majorBidi"/>
          <w:b/>
          <w:bCs/>
          <w:sz w:val="20"/>
          <w:szCs w:val="20"/>
        </w:rPr>
        <w:t>1</w:t>
      </w:r>
      <w:r w:rsidR="00111825">
        <w:rPr>
          <w:rFonts w:asciiTheme="majorBidi" w:hAnsiTheme="majorBidi" w:cstheme="majorBidi"/>
          <w:b/>
          <w:bCs/>
          <w:sz w:val="20"/>
          <w:szCs w:val="20"/>
        </w:rPr>
        <w:t>1</w:t>
      </w:r>
    </w:p>
    <w:p w14:paraId="47462F81" w14:textId="74855988" w:rsidR="0050242C" w:rsidRPr="0041404A" w:rsidRDefault="0050242C" w:rsidP="00446D3B">
      <w:pPr>
        <w:ind w:firstLine="720"/>
        <w:rPr>
          <w:rFonts w:asciiTheme="majorBidi" w:hAnsiTheme="majorBidi" w:cstheme="majorBidi"/>
          <w:b/>
          <w:bCs/>
          <w:sz w:val="20"/>
          <w:szCs w:val="20"/>
        </w:rPr>
      </w:pPr>
      <w:r>
        <w:rPr>
          <w:rFonts w:asciiTheme="majorBidi" w:hAnsiTheme="majorBidi" w:cstheme="majorBidi"/>
          <w:b/>
          <w:bCs/>
          <w:sz w:val="20"/>
          <w:szCs w:val="20"/>
        </w:rPr>
        <w:t>3.</w:t>
      </w:r>
      <w:r w:rsidR="00BB5976">
        <w:rPr>
          <w:rFonts w:asciiTheme="majorBidi" w:hAnsiTheme="majorBidi" w:cstheme="majorBidi"/>
          <w:b/>
          <w:bCs/>
          <w:sz w:val="20"/>
          <w:szCs w:val="20"/>
        </w:rPr>
        <w:t>4</w:t>
      </w:r>
      <w:r>
        <w:rPr>
          <w:rFonts w:asciiTheme="majorBidi" w:hAnsiTheme="majorBidi" w:cstheme="majorBidi"/>
          <w:b/>
          <w:bCs/>
          <w:sz w:val="20"/>
          <w:szCs w:val="20"/>
        </w:rPr>
        <w:tab/>
      </w:r>
      <w:r w:rsidRPr="0050242C">
        <w:rPr>
          <w:rFonts w:asciiTheme="majorBidi" w:hAnsiTheme="majorBidi" w:cstheme="majorBidi"/>
          <w:b/>
          <w:bCs/>
          <w:sz w:val="20"/>
          <w:szCs w:val="20"/>
        </w:rPr>
        <w:t>Link Prediction</w:t>
      </w:r>
      <w:r w:rsidR="00C060C7">
        <w:rPr>
          <w:rFonts w:asciiTheme="majorBidi" w:hAnsiTheme="majorBidi" w:cstheme="majorBidi"/>
          <w:b/>
          <w:bCs/>
          <w:sz w:val="20"/>
          <w:szCs w:val="20"/>
        </w:rPr>
        <w:t>…………………………………………………………………………………</w:t>
      </w:r>
      <w:r w:rsidR="00E711FD">
        <w:rPr>
          <w:rFonts w:asciiTheme="majorBidi" w:hAnsiTheme="majorBidi" w:cstheme="majorBidi"/>
          <w:b/>
          <w:bCs/>
          <w:sz w:val="20"/>
          <w:szCs w:val="20"/>
        </w:rPr>
        <w:t>..</w:t>
      </w:r>
      <w:r w:rsidR="00C060C7">
        <w:rPr>
          <w:rFonts w:asciiTheme="majorBidi" w:hAnsiTheme="majorBidi" w:cstheme="majorBidi"/>
          <w:b/>
          <w:bCs/>
          <w:sz w:val="20"/>
          <w:szCs w:val="20"/>
        </w:rPr>
        <w:t>.1</w:t>
      </w:r>
      <w:r w:rsidR="00111825">
        <w:rPr>
          <w:rFonts w:asciiTheme="majorBidi" w:hAnsiTheme="majorBidi" w:cstheme="majorBidi"/>
          <w:b/>
          <w:bCs/>
          <w:sz w:val="20"/>
          <w:szCs w:val="20"/>
        </w:rPr>
        <w:t>4</w:t>
      </w:r>
    </w:p>
    <w:p w14:paraId="6C06A925" w14:textId="4C05A6BC" w:rsidR="00FF7A87" w:rsidRPr="00E20C54" w:rsidRDefault="009414F6" w:rsidP="00FF7A87">
      <w:pPr>
        <w:numPr>
          <w:ilvl w:val="0"/>
          <w:numId w:val="22"/>
        </w:numPr>
        <w:rPr>
          <w:rFonts w:asciiTheme="majorBidi" w:hAnsiTheme="majorBidi" w:cstheme="majorBidi"/>
          <w:b/>
          <w:bCs/>
          <w:sz w:val="20"/>
          <w:szCs w:val="20"/>
        </w:rPr>
      </w:pPr>
      <w:r w:rsidRPr="009414F6">
        <w:rPr>
          <w:rFonts w:asciiTheme="majorBidi" w:hAnsiTheme="majorBidi" w:cstheme="majorBidi"/>
          <w:b/>
          <w:bCs/>
          <w:sz w:val="20"/>
          <w:szCs w:val="20"/>
        </w:rPr>
        <w:t>Approach</w:t>
      </w:r>
      <w:r w:rsidR="00FF7A87" w:rsidRPr="00E20C54">
        <w:rPr>
          <w:rFonts w:asciiTheme="majorBidi" w:hAnsiTheme="majorBidi" w:cstheme="majorBidi"/>
          <w:b/>
          <w:bCs/>
          <w:sz w:val="20"/>
          <w:szCs w:val="20"/>
        </w:rPr>
        <w:t>..........................</w:t>
      </w:r>
      <w:r w:rsidR="00C060C7" w:rsidRPr="00E20C54">
        <w:rPr>
          <w:rFonts w:asciiTheme="majorBidi" w:hAnsiTheme="majorBidi" w:cstheme="majorBidi"/>
          <w:b/>
          <w:bCs/>
          <w:sz w:val="20"/>
          <w:szCs w:val="20"/>
        </w:rPr>
        <w:t>......................</w:t>
      </w:r>
      <w:r w:rsidR="00446D3B">
        <w:rPr>
          <w:rFonts w:asciiTheme="majorBidi" w:hAnsiTheme="majorBidi" w:cstheme="majorBidi"/>
          <w:b/>
          <w:bCs/>
          <w:sz w:val="20"/>
          <w:szCs w:val="20"/>
        </w:rPr>
        <w:t>.......................................................................................................</w:t>
      </w:r>
      <w:r w:rsidR="00C060C7" w:rsidRPr="00E20C54">
        <w:rPr>
          <w:rFonts w:asciiTheme="majorBidi" w:hAnsiTheme="majorBidi" w:cstheme="majorBidi"/>
          <w:b/>
          <w:bCs/>
          <w:sz w:val="20"/>
          <w:szCs w:val="20"/>
        </w:rPr>
        <w:t>1</w:t>
      </w:r>
      <w:r w:rsidR="00862DDC">
        <w:rPr>
          <w:rFonts w:asciiTheme="majorBidi" w:hAnsiTheme="majorBidi" w:cstheme="majorBidi"/>
          <w:b/>
          <w:bCs/>
          <w:sz w:val="20"/>
          <w:szCs w:val="20"/>
        </w:rPr>
        <w:t>5</w:t>
      </w:r>
    </w:p>
    <w:p w14:paraId="589229C4" w14:textId="49360DB8" w:rsidR="009414F6" w:rsidRPr="00E20C54" w:rsidRDefault="009414F6" w:rsidP="009414F6">
      <w:pPr>
        <w:ind w:left="720"/>
        <w:rPr>
          <w:rFonts w:asciiTheme="majorBidi" w:hAnsiTheme="majorBidi" w:cstheme="majorBidi"/>
          <w:b/>
          <w:bCs/>
          <w:sz w:val="20"/>
          <w:szCs w:val="20"/>
        </w:rPr>
      </w:pPr>
      <w:r w:rsidRPr="00E20C54">
        <w:rPr>
          <w:rFonts w:asciiTheme="majorBidi" w:hAnsiTheme="majorBidi" w:cstheme="majorBidi"/>
          <w:b/>
          <w:bCs/>
          <w:sz w:val="20"/>
          <w:szCs w:val="20"/>
        </w:rPr>
        <w:t>4.1</w:t>
      </w:r>
      <w:r w:rsidRPr="00E20C54">
        <w:rPr>
          <w:rFonts w:asciiTheme="majorBidi" w:hAnsiTheme="majorBidi" w:cstheme="majorBidi"/>
          <w:b/>
          <w:bCs/>
          <w:sz w:val="20"/>
          <w:szCs w:val="20"/>
        </w:rPr>
        <w:tab/>
        <w:t>Model Architecture</w:t>
      </w:r>
      <w:r w:rsidR="00C060C7" w:rsidRPr="00E20C54">
        <w:rPr>
          <w:rFonts w:asciiTheme="majorBidi" w:hAnsiTheme="majorBidi" w:cstheme="majorBidi"/>
          <w:b/>
          <w:bCs/>
          <w:sz w:val="20"/>
          <w:szCs w:val="20"/>
        </w:rPr>
        <w:t>……………………………………………………………………</w:t>
      </w:r>
      <w:r w:rsidR="00446D3B" w:rsidRPr="00446D3B">
        <w:rPr>
          <w:rFonts w:asciiTheme="majorBidi" w:hAnsiTheme="majorBidi" w:cstheme="majorBidi"/>
          <w:b/>
          <w:bCs/>
          <w:sz w:val="20"/>
          <w:szCs w:val="20"/>
        </w:rPr>
        <w:t>…</w:t>
      </w:r>
      <w:r w:rsidR="00446D3B">
        <w:rPr>
          <w:rFonts w:asciiTheme="majorBidi" w:hAnsiTheme="majorBidi" w:cstheme="majorBidi"/>
          <w:b/>
          <w:bCs/>
          <w:sz w:val="20"/>
          <w:szCs w:val="20"/>
        </w:rPr>
        <w:t>….</w:t>
      </w:r>
      <w:r w:rsidR="00446D3B" w:rsidRPr="00446D3B">
        <w:rPr>
          <w:rFonts w:asciiTheme="majorBidi" w:hAnsiTheme="majorBidi" w:cstheme="majorBidi"/>
          <w:b/>
          <w:bCs/>
          <w:sz w:val="20"/>
          <w:szCs w:val="20"/>
        </w:rPr>
        <w:t>…</w:t>
      </w:r>
      <w:r w:rsidR="00446D3B">
        <w:rPr>
          <w:rFonts w:asciiTheme="majorBidi" w:hAnsiTheme="majorBidi" w:cstheme="majorBidi"/>
          <w:b/>
          <w:bCs/>
          <w:sz w:val="20"/>
          <w:szCs w:val="20"/>
        </w:rPr>
        <w:t>…1</w:t>
      </w:r>
      <w:r w:rsidR="00862DDC">
        <w:rPr>
          <w:rFonts w:asciiTheme="majorBidi" w:hAnsiTheme="majorBidi" w:cstheme="majorBidi"/>
          <w:b/>
          <w:bCs/>
          <w:sz w:val="20"/>
          <w:szCs w:val="20"/>
        </w:rPr>
        <w:t>5</w:t>
      </w:r>
    </w:p>
    <w:p w14:paraId="1C17D0AC" w14:textId="0E26E4EA" w:rsidR="009414F6" w:rsidRDefault="009414F6" w:rsidP="0041404A">
      <w:pPr>
        <w:ind w:left="720"/>
        <w:rPr>
          <w:rFonts w:asciiTheme="majorBidi" w:hAnsiTheme="majorBidi" w:cstheme="majorBidi"/>
          <w:b/>
          <w:bCs/>
          <w:sz w:val="20"/>
          <w:szCs w:val="20"/>
        </w:rPr>
      </w:pPr>
      <w:r w:rsidRPr="00E20C54">
        <w:rPr>
          <w:rFonts w:asciiTheme="majorBidi" w:hAnsiTheme="majorBidi" w:cstheme="majorBidi"/>
          <w:b/>
          <w:bCs/>
          <w:sz w:val="20"/>
          <w:szCs w:val="20"/>
        </w:rPr>
        <w:t>4.2</w:t>
      </w:r>
      <w:r w:rsidRPr="00E20C54">
        <w:rPr>
          <w:rFonts w:asciiTheme="majorBidi" w:hAnsiTheme="majorBidi" w:cstheme="majorBidi"/>
          <w:b/>
          <w:bCs/>
          <w:sz w:val="20"/>
          <w:szCs w:val="20"/>
        </w:rPr>
        <w:tab/>
        <w:t>Evaluation</w:t>
      </w:r>
      <w:r w:rsidR="00446D3B">
        <w:rPr>
          <w:rFonts w:asciiTheme="majorBidi" w:hAnsiTheme="majorBidi" w:cstheme="majorBidi"/>
          <w:b/>
          <w:bCs/>
          <w:sz w:val="20"/>
          <w:szCs w:val="20"/>
        </w:rPr>
        <w:t xml:space="preserve"> </w:t>
      </w:r>
      <w:r w:rsidRPr="00E20C54">
        <w:rPr>
          <w:rFonts w:asciiTheme="majorBidi" w:hAnsiTheme="majorBidi" w:cstheme="majorBidi"/>
          <w:b/>
          <w:bCs/>
          <w:sz w:val="20"/>
          <w:szCs w:val="20"/>
        </w:rPr>
        <w:t>Methodology</w:t>
      </w:r>
      <w:r w:rsidR="00446D3B" w:rsidRPr="00E20C54">
        <w:rPr>
          <w:rFonts w:asciiTheme="majorBidi" w:hAnsiTheme="majorBidi" w:cstheme="majorBidi"/>
          <w:b/>
          <w:bCs/>
          <w:sz w:val="20"/>
          <w:szCs w:val="20"/>
        </w:rPr>
        <w:t>………………………………</w:t>
      </w:r>
      <w:r w:rsidR="00446D3B">
        <w:rPr>
          <w:rFonts w:asciiTheme="majorBidi" w:hAnsiTheme="majorBidi" w:cstheme="majorBidi"/>
          <w:b/>
          <w:bCs/>
          <w:sz w:val="20"/>
          <w:szCs w:val="20"/>
        </w:rPr>
        <w:t>…………………………………………</w:t>
      </w:r>
      <w:r w:rsidR="00C060C7" w:rsidRPr="00E20C54">
        <w:rPr>
          <w:rFonts w:asciiTheme="majorBidi" w:hAnsiTheme="majorBidi" w:cstheme="majorBidi"/>
          <w:b/>
          <w:bCs/>
          <w:sz w:val="20"/>
          <w:szCs w:val="20"/>
        </w:rPr>
        <w:t>1</w:t>
      </w:r>
      <w:r w:rsidR="00862DDC">
        <w:rPr>
          <w:rFonts w:asciiTheme="majorBidi" w:hAnsiTheme="majorBidi" w:cstheme="majorBidi"/>
          <w:b/>
          <w:bCs/>
          <w:sz w:val="20"/>
          <w:szCs w:val="20"/>
        </w:rPr>
        <w:t>7</w:t>
      </w:r>
    </w:p>
    <w:p w14:paraId="13EEE955" w14:textId="027FB270" w:rsidR="00BB5976" w:rsidRPr="00E20C54" w:rsidRDefault="00BB5976" w:rsidP="0041404A">
      <w:pPr>
        <w:ind w:left="720"/>
        <w:rPr>
          <w:rFonts w:asciiTheme="majorBidi" w:hAnsiTheme="majorBidi" w:cstheme="majorBidi"/>
          <w:b/>
          <w:bCs/>
          <w:sz w:val="20"/>
          <w:szCs w:val="20"/>
        </w:rPr>
      </w:pPr>
      <w:r>
        <w:rPr>
          <w:rFonts w:asciiTheme="majorBidi" w:hAnsiTheme="majorBidi" w:cstheme="majorBidi"/>
          <w:b/>
          <w:bCs/>
          <w:sz w:val="20"/>
          <w:szCs w:val="20"/>
        </w:rPr>
        <w:tab/>
        <w:t>4.2.1</w:t>
      </w:r>
      <w:r>
        <w:rPr>
          <w:rFonts w:asciiTheme="majorBidi" w:hAnsiTheme="majorBidi" w:cstheme="majorBidi"/>
          <w:b/>
          <w:bCs/>
          <w:sz w:val="20"/>
          <w:szCs w:val="20"/>
        </w:rPr>
        <w:tab/>
        <w:t>Algorithmic Procedure…………………………………………………………………1</w:t>
      </w:r>
      <w:r w:rsidR="00862DDC">
        <w:rPr>
          <w:rFonts w:asciiTheme="majorBidi" w:hAnsiTheme="majorBidi" w:cstheme="majorBidi"/>
          <w:b/>
          <w:bCs/>
          <w:sz w:val="20"/>
          <w:szCs w:val="20"/>
        </w:rPr>
        <w:t>7</w:t>
      </w:r>
    </w:p>
    <w:p w14:paraId="018FBDA1" w14:textId="5E9ED949" w:rsidR="00FF7A87" w:rsidRDefault="009414F6" w:rsidP="00FF7A87">
      <w:pPr>
        <w:numPr>
          <w:ilvl w:val="0"/>
          <w:numId w:val="22"/>
        </w:numPr>
        <w:rPr>
          <w:rFonts w:asciiTheme="majorBidi" w:hAnsiTheme="majorBidi" w:cstheme="majorBidi"/>
          <w:b/>
          <w:bCs/>
          <w:sz w:val="20"/>
          <w:szCs w:val="20"/>
        </w:rPr>
      </w:pPr>
      <w:r w:rsidRPr="009414F6">
        <w:rPr>
          <w:rFonts w:asciiTheme="majorBidi" w:hAnsiTheme="majorBidi" w:cstheme="majorBidi"/>
          <w:b/>
          <w:bCs/>
          <w:sz w:val="20"/>
          <w:szCs w:val="20"/>
        </w:rPr>
        <w:t xml:space="preserve">Implementation </w:t>
      </w:r>
      <w:r w:rsidR="00BB5976">
        <w:rPr>
          <w:rFonts w:asciiTheme="majorBidi" w:hAnsiTheme="majorBidi" w:cstheme="majorBidi"/>
          <w:b/>
          <w:bCs/>
          <w:sz w:val="20"/>
          <w:szCs w:val="20"/>
        </w:rPr>
        <w:t>Phase…………………….</w:t>
      </w:r>
      <w:r w:rsidR="00FF7A87" w:rsidRPr="00E20C54">
        <w:rPr>
          <w:rFonts w:asciiTheme="majorBidi" w:hAnsiTheme="majorBidi" w:cstheme="majorBidi"/>
          <w:b/>
          <w:bCs/>
          <w:sz w:val="20"/>
          <w:szCs w:val="20"/>
        </w:rPr>
        <w:t>..........................</w:t>
      </w:r>
      <w:r w:rsidR="00446D3B" w:rsidRPr="00E20C54">
        <w:rPr>
          <w:rFonts w:asciiTheme="majorBidi" w:hAnsiTheme="majorBidi" w:cstheme="majorBidi"/>
          <w:b/>
          <w:bCs/>
          <w:sz w:val="20"/>
          <w:szCs w:val="20"/>
        </w:rPr>
        <w:t>......................................................................</w:t>
      </w:r>
      <w:r w:rsidR="00FF7A87" w:rsidRPr="00E20C54">
        <w:rPr>
          <w:rFonts w:asciiTheme="majorBidi" w:hAnsiTheme="majorBidi" w:cstheme="majorBidi"/>
          <w:b/>
          <w:bCs/>
          <w:sz w:val="20"/>
          <w:szCs w:val="20"/>
        </w:rPr>
        <w:t xml:space="preserve"> </w:t>
      </w:r>
      <w:r w:rsidR="00C060C7" w:rsidRPr="00E20C54">
        <w:rPr>
          <w:rFonts w:asciiTheme="majorBidi" w:hAnsiTheme="majorBidi" w:cstheme="majorBidi"/>
          <w:b/>
          <w:bCs/>
          <w:sz w:val="20"/>
          <w:szCs w:val="20"/>
        </w:rPr>
        <w:t>1</w:t>
      </w:r>
      <w:r w:rsidR="00862DDC">
        <w:rPr>
          <w:rFonts w:asciiTheme="majorBidi" w:hAnsiTheme="majorBidi" w:cstheme="majorBidi"/>
          <w:b/>
          <w:bCs/>
          <w:sz w:val="20"/>
          <w:szCs w:val="20"/>
        </w:rPr>
        <w:t>8</w:t>
      </w:r>
    </w:p>
    <w:p w14:paraId="00512F19" w14:textId="75997C35"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5.1</w:t>
      </w:r>
      <w:r>
        <w:rPr>
          <w:rFonts w:asciiTheme="majorBidi" w:hAnsiTheme="majorBidi" w:cstheme="majorBidi"/>
          <w:b/>
          <w:bCs/>
          <w:sz w:val="20"/>
          <w:szCs w:val="20"/>
        </w:rPr>
        <w:tab/>
        <w:t>Dataset…………………………………………………………………………………………….1</w:t>
      </w:r>
      <w:r w:rsidR="00862DDC">
        <w:rPr>
          <w:rFonts w:asciiTheme="majorBidi" w:hAnsiTheme="majorBidi" w:cstheme="majorBidi"/>
          <w:b/>
          <w:bCs/>
          <w:sz w:val="20"/>
          <w:szCs w:val="20"/>
        </w:rPr>
        <w:t>8</w:t>
      </w:r>
    </w:p>
    <w:p w14:paraId="3B676BF3" w14:textId="36A84D99"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5.2</w:t>
      </w:r>
      <w:r>
        <w:rPr>
          <w:rFonts w:asciiTheme="majorBidi" w:hAnsiTheme="majorBidi" w:cstheme="majorBidi"/>
          <w:b/>
          <w:bCs/>
          <w:sz w:val="20"/>
          <w:szCs w:val="20"/>
        </w:rPr>
        <w:tab/>
        <w:t>Hyperparameters…………………………………………………………………………</w:t>
      </w:r>
      <w:r w:rsidR="00E50385">
        <w:rPr>
          <w:rFonts w:asciiTheme="majorBidi" w:hAnsiTheme="majorBidi" w:cstheme="majorBidi"/>
          <w:b/>
          <w:bCs/>
          <w:sz w:val="20"/>
          <w:szCs w:val="20"/>
        </w:rPr>
        <w:t>…….</w:t>
      </w:r>
      <w:r>
        <w:rPr>
          <w:rFonts w:asciiTheme="majorBidi" w:hAnsiTheme="majorBidi" w:cstheme="majorBidi"/>
          <w:b/>
          <w:bCs/>
          <w:sz w:val="20"/>
          <w:szCs w:val="20"/>
        </w:rPr>
        <w:t>1</w:t>
      </w:r>
      <w:r w:rsidR="00862DDC">
        <w:rPr>
          <w:rFonts w:asciiTheme="majorBidi" w:hAnsiTheme="majorBidi" w:cstheme="majorBidi"/>
          <w:b/>
          <w:bCs/>
          <w:sz w:val="20"/>
          <w:szCs w:val="20"/>
        </w:rPr>
        <w:t>8</w:t>
      </w:r>
    </w:p>
    <w:p w14:paraId="01B4F12C" w14:textId="6347F08E"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t>5.2.1</w:t>
      </w:r>
      <w:r>
        <w:rPr>
          <w:rFonts w:asciiTheme="majorBidi" w:hAnsiTheme="majorBidi" w:cstheme="majorBidi"/>
          <w:b/>
          <w:bCs/>
          <w:sz w:val="20"/>
          <w:szCs w:val="20"/>
        </w:rPr>
        <w:tab/>
      </w:r>
      <w:r w:rsidRPr="00BB5976">
        <w:rPr>
          <w:rFonts w:asciiTheme="majorBidi" w:hAnsiTheme="majorBidi" w:cstheme="majorBidi"/>
          <w:b/>
          <w:bCs/>
          <w:sz w:val="20"/>
          <w:szCs w:val="20"/>
        </w:rPr>
        <w:t>General Training Parameters</w:t>
      </w:r>
      <w:r w:rsidR="00E50385">
        <w:rPr>
          <w:rFonts w:asciiTheme="majorBidi" w:hAnsiTheme="majorBidi" w:cstheme="majorBidi"/>
          <w:b/>
          <w:bCs/>
          <w:sz w:val="20"/>
          <w:szCs w:val="20"/>
        </w:rPr>
        <w:t>………………………………………………………….1</w:t>
      </w:r>
      <w:r w:rsidR="00862DDC">
        <w:rPr>
          <w:rFonts w:asciiTheme="majorBidi" w:hAnsiTheme="majorBidi" w:cstheme="majorBidi"/>
          <w:b/>
          <w:bCs/>
          <w:sz w:val="20"/>
          <w:szCs w:val="20"/>
        </w:rPr>
        <w:t>8</w:t>
      </w:r>
    </w:p>
    <w:p w14:paraId="38BC59AF" w14:textId="2703550C"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t>5.2.2</w:t>
      </w:r>
      <w:r>
        <w:rPr>
          <w:rFonts w:asciiTheme="majorBidi" w:hAnsiTheme="majorBidi" w:cstheme="majorBidi"/>
          <w:b/>
          <w:bCs/>
          <w:sz w:val="20"/>
          <w:szCs w:val="20"/>
        </w:rPr>
        <w:tab/>
      </w:r>
      <w:r w:rsidRPr="00BB5976">
        <w:rPr>
          <w:rFonts w:asciiTheme="majorBidi" w:hAnsiTheme="majorBidi" w:cstheme="majorBidi"/>
          <w:b/>
          <w:bCs/>
          <w:sz w:val="20"/>
          <w:szCs w:val="20"/>
        </w:rPr>
        <w:t>Regularization and Noise Settings</w:t>
      </w:r>
      <w:r w:rsidR="00E50385">
        <w:rPr>
          <w:rFonts w:asciiTheme="majorBidi" w:hAnsiTheme="majorBidi" w:cstheme="majorBidi"/>
          <w:b/>
          <w:bCs/>
          <w:sz w:val="20"/>
          <w:szCs w:val="20"/>
        </w:rPr>
        <w:t>……………………………………………………1</w:t>
      </w:r>
      <w:r w:rsidR="00862DDC">
        <w:rPr>
          <w:rFonts w:asciiTheme="majorBidi" w:hAnsiTheme="majorBidi" w:cstheme="majorBidi"/>
          <w:b/>
          <w:bCs/>
          <w:sz w:val="20"/>
          <w:szCs w:val="20"/>
        </w:rPr>
        <w:t>9</w:t>
      </w:r>
    </w:p>
    <w:p w14:paraId="06D1ED45" w14:textId="1C4D1984"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t>5.2.3</w:t>
      </w:r>
      <w:r>
        <w:rPr>
          <w:rFonts w:asciiTheme="majorBidi" w:hAnsiTheme="majorBidi" w:cstheme="majorBidi"/>
          <w:b/>
          <w:bCs/>
          <w:sz w:val="20"/>
          <w:szCs w:val="20"/>
        </w:rPr>
        <w:tab/>
      </w:r>
      <w:r w:rsidRPr="00BB5976">
        <w:rPr>
          <w:rFonts w:asciiTheme="majorBidi" w:hAnsiTheme="majorBidi" w:cstheme="majorBidi"/>
          <w:b/>
          <w:bCs/>
          <w:sz w:val="20"/>
          <w:szCs w:val="20"/>
        </w:rPr>
        <w:t>Model Architecture Hyperparameters</w:t>
      </w:r>
      <w:r w:rsidR="00E50385">
        <w:rPr>
          <w:rFonts w:asciiTheme="majorBidi" w:hAnsiTheme="majorBidi" w:cstheme="majorBidi"/>
          <w:b/>
          <w:bCs/>
          <w:sz w:val="20"/>
          <w:szCs w:val="20"/>
        </w:rPr>
        <w:t>………………………………………………1</w:t>
      </w:r>
      <w:r w:rsidR="00862DDC">
        <w:rPr>
          <w:rFonts w:asciiTheme="majorBidi" w:hAnsiTheme="majorBidi" w:cstheme="majorBidi"/>
          <w:b/>
          <w:bCs/>
          <w:sz w:val="20"/>
          <w:szCs w:val="20"/>
        </w:rPr>
        <w:t>9</w:t>
      </w:r>
    </w:p>
    <w:p w14:paraId="567EC26B" w14:textId="17ED70D0"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t>5.2.4</w:t>
      </w:r>
      <w:r>
        <w:rPr>
          <w:rFonts w:asciiTheme="majorBidi" w:hAnsiTheme="majorBidi" w:cstheme="majorBidi"/>
          <w:b/>
          <w:bCs/>
          <w:sz w:val="20"/>
          <w:szCs w:val="20"/>
        </w:rPr>
        <w:tab/>
      </w:r>
      <w:r w:rsidRPr="00BB5976">
        <w:rPr>
          <w:rFonts w:asciiTheme="majorBidi" w:hAnsiTheme="majorBidi" w:cstheme="majorBidi"/>
          <w:b/>
          <w:bCs/>
          <w:sz w:val="20"/>
          <w:szCs w:val="20"/>
        </w:rPr>
        <w:t>Optimizer Configuration</w:t>
      </w:r>
      <w:r w:rsidR="00E50385">
        <w:rPr>
          <w:rFonts w:asciiTheme="majorBidi" w:hAnsiTheme="majorBidi" w:cstheme="majorBidi"/>
          <w:b/>
          <w:bCs/>
          <w:sz w:val="20"/>
          <w:szCs w:val="20"/>
        </w:rPr>
        <w:t>……………………………………………………………….</w:t>
      </w:r>
      <w:r w:rsidR="00862DDC">
        <w:rPr>
          <w:rFonts w:asciiTheme="majorBidi" w:hAnsiTheme="majorBidi" w:cstheme="majorBidi"/>
          <w:b/>
          <w:bCs/>
          <w:sz w:val="20"/>
          <w:szCs w:val="20"/>
        </w:rPr>
        <w:t>20</w:t>
      </w:r>
    </w:p>
    <w:p w14:paraId="6F5FDFB8" w14:textId="09077734"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5.3</w:t>
      </w:r>
      <w:r>
        <w:rPr>
          <w:rFonts w:asciiTheme="majorBidi" w:hAnsiTheme="majorBidi" w:cstheme="majorBidi"/>
          <w:b/>
          <w:bCs/>
          <w:sz w:val="20"/>
          <w:szCs w:val="20"/>
        </w:rPr>
        <w:tab/>
      </w:r>
      <w:r w:rsidRPr="00BB5976">
        <w:rPr>
          <w:rFonts w:asciiTheme="majorBidi" w:hAnsiTheme="majorBidi" w:cstheme="majorBidi"/>
          <w:b/>
          <w:bCs/>
          <w:sz w:val="20"/>
          <w:szCs w:val="20"/>
        </w:rPr>
        <w:t>Implementation Details</w:t>
      </w:r>
      <w:r w:rsidR="00E50385">
        <w:rPr>
          <w:rFonts w:asciiTheme="majorBidi" w:hAnsiTheme="majorBidi" w:cstheme="majorBidi"/>
          <w:b/>
          <w:bCs/>
          <w:sz w:val="20"/>
          <w:szCs w:val="20"/>
        </w:rPr>
        <w:t>………………………………………………………………………….</w:t>
      </w:r>
      <w:r w:rsidR="00862DDC">
        <w:rPr>
          <w:rFonts w:asciiTheme="majorBidi" w:hAnsiTheme="majorBidi" w:cstheme="majorBidi"/>
          <w:b/>
          <w:bCs/>
          <w:sz w:val="20"/>
          <w:szCs w:val="20"/>
        </w:rPr>
        <w:t>20</w:t>
      </w:r>
    </w:p>
    <w:p w14:paraId="52FABB64" w14:textId="618D3F13"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5.4</w:t>
      </w:r>
      <w:r>
        <w:rPr>
          <w:rFonts w:asciiTheme="majorBidi" w:hAnsiTheme="majorBidi" w:cstheme="majorBidi"/>
          <w:b/>
          <w:bCs/>
          <w:sz w:val="20"/>
          <w:szCs w:val="20"/>
        </w:rPr>
        <w:tab/>
      </w:r>
      <w:r w:rsidRPr="00BB5976">
        <w:rPr>
          <w:rFonts w:asciiTheme="majorBidi" w:hAnsiTheme="majorBidi" w:cstheme="majorBidi"/>
          <w:b/>
          <w:bCs/>
          <w:sz w:val="20"/>
          <w:szCs w:val="20"/>
        </w:rPr>
        <w:t>Performance Evaluation</w:t>
      </w:r>
      <w:r w:rsidR="00E50385">
        <w:rPr>
          <w:rFonts w:asciiTheme="majorBidi" w:hAnsiTheme="majorBidi" w:cstheme="majorBidi"/>
          <w:b/>
          <w:bCs/>
          <w:sz w:val="20"/>
          <w:szCs w:val="20"/>
        </w:rPr>
        <w:t>…………………………………………………………………………2</w:t>
      </w:r>
      <w:r w:rsidR="00862DDC">
        <w:rPr>
          <w:rFonts w:asciiTheme="majorBidi" w:hAnsiTheme="majorBidi" w:cstheme="majorBidi"/>
          <w:b/>
          <w:bCs/>
          <w:sz w:val="20"/>
          <w:szCs w:val="20"/>
        </w:rPr>
        <w:t>2</w:t>
      </w:r>
    </w:p>
    <w:p w14:paraId="6CE05C76" w14:textId="26505913"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t>5.4.1</w:t>
      </w:r>
      <w:r>
        <w:rPr>
          <w:rFonts w:asciiTheme="majorBidi" w:hAnsiTheme="majorBidi" w:cstheme="majorBidi"/>
          <w:b/>
          <w:bCs/>
          <w:sz w:val="20"/>
          <w:szCs w:val="20"/>
        </w:rPr>
        <w:tab/>
      </w:r>
      <w:r w:rsidRPr="00BB5976">
        <w:rPr>
          <w:rFonts w:asciiTheme="majorBidi" w:hAnsiTheme="majorBidi" w:cstheme="majorBidi"/>
          <w:b/>
          <w:bCs/>
          <w:sz w:val="20"/>
          <w:szCs w:val="20"/>
        </w:rPr>
        <w:t>Ranking-Based Evaluation Metrics</w:t>
      </w:r>
      <w:r w:rsidR="00E50385">
        <w:rPr>
          <w:rFonts w:asciiTheme="majorBidi" w:hAnsiTheme="majorBidi" w:cstheme="majorBidi"/>
          <w:b/>
          <w:bCs/>
          <w:sz w:val="20"/>
          <w:szCs w:val="20"/>
        </w:rPr>
        <w:t>………………………………………………….2</w:t>
      </w:r>
      <w:r w:rsidR="00862DDC">
        <w:rPr>
          <w:rFonts w:asciiTheme="majorBidi" w:hAnsiTheme="majorBidi" w:cstheme="majorBidi"/>
          <w:b/>
          <w:bCs/>
          <w:sz w:val="20"/>
          <w:szCs w:val="20"/>
        </w:rPr>
        <w:t>3</w:t>
      </w:r>
    </w:p>
    <w:p w14:paraId="3C69CD20" w14:textId="0F50CC84"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lastRenderedPageBreak/>
        <w:tab/>
        <w:t>5.4.2</w:t>
      </w:r>
      <w:r>
        <w:rPr>
          <w:rFonts w:asciiTheme="majorBidi" w:hAnsiTheme="majorBidi" w:cstheme="majorBidi"/>
          <w:b/>
          <w:bCs/>
          <w:sz w:val="20"/>
          <w:szCs w:val="20"/>
        </w:rPr>
        <w:tab/>
      </w:r>
      <w:r w:rsidRPr="00BB5976">
        <w:rPr>
          <w:rFonts w:asciiTheme="majorBidi" w:hAnsiTheme="majorBidi" w:cstheme="majorBidi"/>
          <w:b/>
          <w:bCs/>
          <w:sz w:val="20"/>
          <w:szCs w:val="20"/>
        </w:rPr>
        <w:t>Repetitive link reconstruction performance measurement</w:t>
      </w:r>
      <w:r w:rsidR="00E50385">
        <w:rPr>
          <w:rFonts w:asciiTheme="majorBidi" w:hAnsiTheme="majorBidi" w:cstheme="majorBidi"/>
          <w:b/>
          <w:bCs/>
          <w:sz w:val="20"/>
          <w:szCs w:val="20"/>
        </w:rPr>
        <w:t>…………………………2</w:t>
      </w:r>
      <w:r w:rsidR="00862DDC">
        <w:rPr>
          <w:rFonts w:asciiTheme="majorBidi" w:hAnsiTheme="majorBidi" w:cstheme="majorBidi"/>
          <w:b/>
          <w:bCs/>
          <w:sz w:val="20"/>
          <w:szCs w:val="20"/>
        </w:rPr>
        <w:t>3</w:t>
      </w:r>
    </w:p>
    <w:p w14:paraId="0599C7BB" w14:textId="2A409CBD"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5.4.2.1</w:t>
      </w:r>
      <w:r>
        <w:rPr>
          <w:rFonts w:asciiTheme="majorBidi" w:hAnsiTheme="majorBidi" w:cstheme="majorBidi"/>
          <w:b/>
          <w:bCs/>
          <w:sz w:val="20"/>
          <w:szCs w:val="20"/>
        </w:rPr>
        <w:tab/>
      </w:r>
      <w:r w:rsidRPr="00BB5976">
        <w:rPr>
          <w:rFonts w:asciiTheme="majorBidi" w:hAnsiTheme="majorBidi" w:cstheme="majorBidi"/>
          <w:b/>
          <w:bCs/>
          <w:sz w:val="20"/>
          <w:szCs w:val="20"/>
        </w:rPr>
        <w:t>Flowchart of the Evaluation Methodology</w:t>
      </w:r>
      <w:r w:rsidR="00E50385">
        <w:rPr>
          <w:rFonts w:asciiTheme="majorBidi" w:hAnsiTheme="majorBidi" w:cstheme="majorBidi"/>
          <w:b/>
          <w:bCs/>
          <w:sz w:val="20"/>
          <w:szCs w:val="20"/>
        </w:rPr>
        <w:t>………………………………….2</w:t>
      </w:r>
      <w:r w:rsidR="00862DDC">
        <w:rPr>
          <w:rFonts w:asciiTheme="majorBidi" w:hAnsiTheme="majorBidi" w:cstheme="majorBidi"/>
          <w:b/>
          <w:bCs/>
          <w:sz w:val="20"/>
          <w:szCs w:val="20"/>
        </w:rPr>
        <w:t>3</w:t>
      </w:r>
    </w:p>
    <w:p w14:paraId="4E271D27" w14:textId="545EF367"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5.5</w:t>
      </w:r>
      <w:r>
        <w:rPr>
          <w:rFonts w:asciiTheme="majorBidi" w:hAnsiTheme="majorBidi" w:cstheme="majorBidi"/>
          <w:b/>
          <w:bCs/>
          <w:sz w:val="20"/>
          <w:szCs w:val="20"/>
        </w:rPr>
        <w:tab/>
      </w:r>
      <w:r w:rsidRPr="00BB5976">
        <w:rPr>
          <w:rFonts w:asciiTheme="majorBidi" w:hAnsiTheme="majorBidi" w:cstheme="majorBidi"/>
          <w:b/>
          <w:bCs/>
          <w:sz w:val="20"/>
          <w:szCs w:val="20"/>
        </w:rPr>
        <w:t>Evaluation Results</w:t>
      </w:r>
      <w:r w:rsidR="00E50385">
        <w:rPr>
          <w:rFonts w:asciiTheme="majorBidi" w:hAnsiTheme="majorBidi" w:cstheme="majorBidi"/>
          <w:b/>
          <w:bCs/>
          <w:sz w:val="20"/>
          <w:szCs w:val="20"/>
        </w:rPr>
        <w:t>……………………………………………………………………………….2</w:t>
      </w:r>
      <w:r w:rsidR="00862DDC">
        <w:rPr>
          <w:rFonts w:asciiTheme="majorBidi" w:hAnsiTheme="majorBidi" w:cstheme="majorBidi"/>
          <w:b/>
          <w:bCs/>
          <w:sz w:val="20"/>
          <w:szCs w:val="20"/>
        </w:rPr>
        <w:t>5</w:t>
      </w:r>
    </w:p>
    <w:p w14:paraId="23383F98" w14:textId="4D3AF93C"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t>5.5.1</w:t>
      </w:r>
      <w:r>
        <w:rPr>
          <w:rFonts w:asciiTheme="majorBidi" w:hAnsiTheme="majorBidi" w:cstheme="majorBidi"/>
          <w:b/>
          <w:bCs/>
          <w:sz w:val="20"/>
          <w:szCs w:val="20"/>
        </w:rPr>
        <w:tab/>
      </w:r>
      <w:r w:rsidRPr="00BB5976">
        <w:rPr>
          <w:rFonts w:asciiTheme="majorBidi" w:hAnsiTheme="majorBidi" w:cstheme="majorBidi"/>
          <w:b/>
          <w:bCs/>
          <w:sz w:val="20"/>
          <w:szCs w:val="20"/>
        </w:rPr>
        <w:t>Link Reconstruction Performance</w:t>
      </w:r>
      <w:r w:rsidR="00E50385">
        <w:rPr>
          <w:rFonts w:asciiTheme="majorBidi" w:hAnsiTheme="majorBidi" w:cstheme="majorBidi"/>
          <w:b/>
          <w:bCs/>
          <w:sz w:val="20"/>
          <w:szCs w:val="20"/>
        </w:rPr>
        <w:t>…………………………………………………….2</w:t>
      </w:r>
      <w:r w:rsidR="00862DDC">
        <w:rPr>
          <w:rFonts w:asciiTheme="majorBidi" w:hAnsiTheme="majorBidi" w:cstheme="majorBidi"/>
          <w:b/>
          <w:bCs/>
          <w:sz w:val="20"/>
          <w:szCs w:val="20"/>
        </w:rPr>
        <w:t>5</w:t>
      </w:r>
    </w:p>
    <w:p w14:paraId="422C3366" w14:textId="2243B05B" w:rsidR="00BB5976" w:rsidRDefault="00BB5976"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5.5.1.1</w:t>
      </w:r>
      <w:r>
        <w:rPr>
          <w:rFonts w:asciiTheme="majorBidi" w:hAnsiTheme="majorBidi" w:cstheme="majorBidi"/>
          <w:b/>
          <w:bCs/>
          <w:sz w:val="20"/>
          <w:szCs w:val="20"/>
        </w:rPr>
        <w:tab/>
      </w:r>
      <w:r w:rsidR="002C7A22" w:rsidRPr="002C7A22">
        <w:rPr>
          <w:rFonts w:asciiTheme="majorBidi" w:hAnsiTheme="majorBidi" w:cstheme="majorBidi"/>
          <w:b/>
          <w:bCs/>
          <w:sz w:val="20"/>
          <w:szCs w:val="20"/>
        </w:rPr>
        <w:t>Distribution of Hit Ranks</w:t>
      </w:r>
      <w:r w:rsidR="00E50385">
        <w:rPr>
          <w:rFonts w:asciiTheme="majorBidi" w:hAnsiTheme="majorBidi" w:cstheme="majorBidi"/>
          <w:b/>
          <w:bCs/>
          <w:sz w:val="20"/>
          <w:szCs w:val="20"/>
        </w:rPr>
        <w:t>…………………………………………………….2</w:t>
      </w:r>
      <w:r w:rsidR="00862DDC">
        <w:rPr>
          <w:rFonts w:asciiTheme="majorBidi" w:hAnsiTheme="majorBidi" w:cstheme="majorBidi"/>
          <w:b/>
          <w:bCs/>
          <w:sz w:val="20"/>
          <w:szCs w:val="20"/>
        </w:rPr>
        <w:t>5</w:t>
      </w:r>
    </w:p>
    <w:p w14:paraId="337DB773" w14:textId="11431121" w:rsidR="002C7A22" w:rsidRDefault="002C7A22"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5.5.1.2</w:t>
      </w:r>
      <w:r>
        <w:rPr>
          <w:rFonts w:asciiTheme="majorBidi" w:hAnsiTheme="majorBidi" w:cstheme="majorBidi"/>
          <w:b/>
          <w:bCs/>
          <w:sz w:val="20"/>
          <w:szCs w:val="20"/>
        </w:rPr>
        <w:tab/>
      </w:r>
      <w:r w:rsidRPr="002C7A22">
        <w:rPr>
          <w:rFonts w:asciiTheme="majorBidi" w:hAnsiTheme="majorBidi" w:cstheme="majorBidi"/>
          <w:b/>
          <w:bCs/>
          <w:sz w:val="20"/>
          <w:szCs w:val="20"/>
        </w:rPr>
        <w:t>Cumulative Hits@k</w:t>
      </w:r>
      <w:r w:rsidR="00E50385">
        <w:rPr>
          <w:rFonts w:asciiTheme="majorBidi" w:hAnsiTheme="majorBidi" w:cstheme="majorBidi"/>
          <w:b/>
          <w:bCs/>
          <w:sz w:val="20"/>
          <w:szCs w:val="20"/>
        </w:rPr>
        <w:t>...........................................................................................2</w:t>
      </w:r>
      <w:r w:rsidR="00862DDC">
        <w:rPr>
          <w:rFonts w:asciiTheme="majorBidi" w:hAnsiTheme="majorBidi" w:cstheme="majorBidi"/>
          <w:b/>
          <w:bCs/>
          <w:sz w:val="20"/>
          <w:szCs w:val="20"/>
        </w:rPr>
        <w:t>6</w:t>
      </w:r>
    </w:p>
    <w:p w14:paraId="305F2F61" w14:textId="4E7D3970" w:rsidR="002C7A22" w:rsidRDefault="002C7A22" w:rsidP="00BB5976">
      <w:pPr>
        <w:ind w:left="720"/>
        <w:rPr>
          <w:rFonts w:asciiTheme="majorBidi" w:hAnsiTheme="majorBidi" w:cstheme="majorBidi"/>
          <w:b/>
          <w:bCs/>
          <w:sz w:val="20"/>
          <w:szCs w:val="20"/>
        </w:rPr>
      </w:pPr>
      <w:r>
        <w:rPr>
          <w:rFonts w:asciiTheme="majorBidi" w:hAnsiTheme="majorBidi" w:cstheme="majorBidi"/>
          <w:b/>
          <w:bCs/>
          <w:sz w:val="20"/>
          <w:szCs w:val="20"/>
        </w:rPr>
        <w:tab/>
        <w:t>5.5.2</w:t>
      </w:r>
      <w:r>
        <w:rPr>
          <w:rFonts w:asciiTheme="majorBidi" w:hAnsiTheme="majorBidi" w:cstheme="majorBidi"/>
          <w:b/>
          <w:bCs/>
          <w:sz w:val="20"/>
          <w:szCs w:val="20"/>
        </w:rPr>
        <w:tab/>
      </w:r>
      <w:r w:rsidRPr="002C7A22">
        <w:rPr>
          <w:rFonts w:asciiTheme="majorBidi" w:hAnsiTheme="majorBidi" w:cstheme="majorBidi"/>
          <w:b/>
          <w:bCs/>
          <w:sz w:val="20"/>
          <w:szCs w:val="20"/>
        </w:rPr>
        <w:t>Repetitive LinkReconstruction Performance</w:t>
      </w:r>
      <w:r w:rsidR="00E50385">
        <w:rPr>
          <w:rFonts w:asciiTheme="majorBidi" w:hAnsiTheme="majorBidi" w:cstheme="majorBidi"/>
          <w:b/>
          <w:bCs/>
          <w:sz w:val="20"/>
          <w:szCs w:val="20"/>
        </w:rPr>
        <w:t>…………………………………………2</w:t>
      </w:r>
      <w:r w:rsidR="00862DDC">
        <w:rPr>
          <w:rFonts w:asciiTheme="majorBidi" w:hAnsiTheme="majorBidi" w:cstheme="majorBidi"/>
          <w:b/>
          <w:bCs/>
          <w:sz w:val="20"/>
          <w:szCs w:val="20"/>
        </w:rPr>
        <w:t>7</w:t>
      </w:r>
    </w:p>
    <w:p w14:paraId="16858475" w14:textId="75CAA28A" w:rsidR="002C7A22" w:rsidRDefault="002C7A22"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5.5.2.1</w:t>
      </w:r>
      <w:r>
        <w:rPr>
          <w:rFonts w:asciiTheme="majorBidi" w:hAnsiTheme="majorBidi" w:cstheme="majorBidi"/>
          <w:b/>
          <w:bCs/>
          <w:sz w:val="20"/>
          <w:szCs w:val="20"/>
        </w:rPr>
        <w:tab/>
      </w:r>
      <w:r w:rsidRPr="002C7A22">
        <w:rPr>
          <w:rFonts w:asciiTheme="majorBidi" w:hAnsiTheme="majorBidi" w:cstheme="majorBidi"/>
          <w:b/>
          <w:bCs/>
          <w:sz w:val="20"/>
          <w:szCs w:val="20"/>
        </w:rPr>
        <w:t>Hits@1</w:t>
      </w:r>
      <w:r w:rsidR="00E50385">
        <w:rPr>
          <w:rFonts w:asciiTheme="majorBidi" w:hAnsiTheme="majorBidi" w:cstheme="majorBidi"/>
          <w:b/>
          <w:bCs/>
          <w:sz w:val="20"/>
          <w:szCs w:val="20"/>
        </w:rPr>
        <w:t>................................................................................................................2</w:t>
      </w:r>
      <w:r w:rsidR="00862DDC">
        <w:rPr>
          <w:rFonts w:asciiTheme="majorBidi" w:hAnsiTheme="majorBidi" w:cstheme="majorBidi"/>
          <w:b/>
          <w:bCs/>
          <w:sz w:val="20"/>
          <w:szCs w:val="20"/>
        </w:rPr>
        <w:t>7</w:t>
      </w:r>
    </w:p>
    <w:p w14:paraId="52740BB9" w14:textId="6816F16C" w:rsidR="002C7A22" w:rsidRDefault="002C7A22"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5.5.2.2</w:t>
      </w:r>
      <w:r>
        <w:rPr>
          <w:rFonts w:asciiTheme="majorBidi" w:hAnsiTheme="majorBidi" w:cstheme="majorBidi"/>
          <w:b/>
          <w:bCs/>
          <w:sz w:val="20"/>
          <w:szCs w:val="20"/>
        </w:rPr>
        <w:tab/>
      </w:r>
      <w:r w:rsidRPr="002C7A22">
        <w:rPr>
          <w:rFonts w:asciiTheme="majorBidi" w:hAnsiTheme="majorBidi" w:cstheme="majorBidi"/>
          <w:b/>
          <w:bCs/>
          <w:sz w:val="20"/>
          <w:szCs w:val="20"/>
        </w:rPr>
        <w:t>Hits@100</w:t>
      </w:r>
      <w:r w:rsidR="00E50385">
        <w:rPr>
          <w:rFonts w:asciiTheme="majorBidi" w:hAnsiTheme="majorBidi" w:cstheme="majorBidi"/>
          <w:b/>
          <w:bCs/>
          <w:sz w:val="20"/>
          <w:szCs w:val="20"/>
        </w:rPr>
        <w:t>............................................................................................................2</w:t>
      </w:r>
      <w:r w:rsidR="00862DDC">
        <w:rPr>
          <w:rFonts w:asciiTheme="majorBidi" w:hAnsiTheme="majorBidi" w:cstheme="majorBidi"/>
          <w:b/>
          <w:bCs/>
          <w:sz w:val="20"/>
          <w:szCs w:val="20"/>
        </w:rPr>
        <w:t>7</w:t>
      </w:r>
    </w:p>
    <w:p w14:paraId="68E6F5A3" w14:textId="336908CE" w:rsidR="002C7A22" w:rsidRDefault="002C7A22"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5.5.2.3</w:t>
      </w:r>
      <w:r>
        <w:rPr>
          <w:rFonts w:asciiTheme="majorBidi" w:hAnsiTheme="majorBidi" w:cstheme="majorBidi"/>
          <w:b/>
          <w:bCs/>
          <w:sz w:val="20"/>
          <w:szCs w:val="20"/>
        </w:rPr>
        <w:tab/>
      </w:r>
      <w:r w:rsidRPr="002C7A22">
        <w:rPr>
          <w:rFonts w:asciiTheme="majorBidi" w:hAnsiTheme="majorBidi" w:cstheme="majorBidi"/>
          <w:b/>
          <w:bCs/>
          <w:sz w:val="20"/>
          <w:szCs w:val="20"/>
        </w:rPr>
        <w:t>Mean Reciprocal Rank</w:t>
      </w:r>
      <w:r w:rsidR="00E50385">
        <w:rPr>
          <w:rFonts w:asciiTheme="majorBidi" w:hAnsiTheme="majorBidi" w:cstheme="majorBidi"/>
          <w:b/>
          <w:bCs/>
          <w:sz w:val="20"/>
          <w:szCs w:val="20"/>
        </w:rPr>
        <w:t>……………………………………………………</w:t>
      </w:r>
      <w:r w:rsidR="00760B2E">
        <w:rPr>
          <w:rFonts w:asciiTheme="majorBidi" w:hAnsiTheme="majorBidi" w:cstheme="majorBidi"/>
          <w:b/>
          <w:bCs/>
          <w:sz w:val="20"/>
          <w:szCs w:val="20"/>
        </w:rPr>
        <w:t>….</w:t>
      </w:r>
      <w:r w:rsidR="00E50385">
        <w:rPr>
          <w:rFonts w:asciiTheme="majorBidi" w:hAnsiTheme="majorBidi" w:cstheme="majorBidi"/>
          <w:b/>
          <w:bCs/>
          <w:sz w:val="20"/>
          <w:szCs w:val="20"/>
        </w:rPr>
        <w:t>27</w:t>
      </w:r>
    </w:p>
    <w:p w14:paraId="07797B7D" w14:textId="3DB6DF01" w:rsidR="002C7A22" w:rsidRDefault="002C7A22"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5.5.2.4</w:t>
      </w:r>
      <w:r>
        <w:rPr>
          <w:rFonts w:asciiTheme="majorBidi" w:hAnsiTheme="majorBidi" w:cstheme="majorBidi"/>
          <w:b/>
          <w:bCs/>
          <w:sz w:val="20"/>
          <w:szCs w:val="20"/>
        </w:rPr>
        <w:tab/>
      </w:r>
      <w:r w:rsidRPr="002C7A22">
        <w:rPr>
          <w:rFonts w:asciiTheme="majorBidi" w:hAnsiTheme="majorBidi" w:cstheme="majorBidi"/>
          <w:b/>
          <w:bCs/>
          <w:sz w:val="20"/>
          <w:szCs w:val="20"/>
        </w:rPr>
        <w:t>Precision@100</w:t>
      </w:r>
      <w:r w:rsidR="00E50385">
        <w:rPr>
          <w:rFonts w:asciiTheme="majorBidi" w:hAnsiTheme="majorBidi" w:cstheme="majorBidi"/>
          <w:b/>
          <w:bCs/>
          <w:sz w:val="20"/>
          <w:szCs w:val="20"/>
        </w:rPr>
        <w:t>....................................................................................................2</w:t>
      </w:r>
      <w:r w:rsidR="00862DDC">
        <w:rPr>
          <w:rFonts w:asciiTheme="majorBidi" w:hAnsiTheme="majorBidi" w:cstheme="majorBidi"/>
          <w:b/>
          <w:bCs/>
          <w:sz w:val="20"/>
          <w:szCs w:val="20"/>
        </w:rPr>
        <w:t>9</w:t>
      </w:r>
    </w:p>
    <w:p w14:paraId="0BD3A68B" w14:textId="353F30FA" w:rsidR="002C7A22" w:rsidRDefault="002C7A22" w:rsidP="00BB5976">
      <w:pPr>
        <w:ind w:left="720"/>
        <w:rPr>
          <w:rFonts w:asciiTheme="majorBidi" w:hAnsiTheme="majorBidi" w:cstheme="majorBidi"/>
          <w:b/>
          <w:bCs/>
          <w:sz w:val="20"/>
          <w:szCs w:val="20"/>
        </w:rPr>
      </w:pPr>
      <w:r>
        <w:rPr>
          <w:rFonts w:asciiTheme="majorBidi" w:hAnsiTheme="majorBidi" w:cstheme="majorBidi"/>
          <w:b/>
          <w:bCs/>
          <w:sz w:val="20"/>
          <w:szCs w:val="20"/>
        </w:rPr>
        <w:tab/>
      </w:r>
      <w:r>
        <w:rPr>
          <w:rFonts w:asciiTheme="majorBidi" w:hAnsiTheme="majorBidi" w:cstheme="majorBidi"/>
          <w:b/>
          <w:bCs/>
          <w:sz w:val="20"/>
          <w:szCs w:val="20"/>
        </w:rPr>
        <w:tab/>
        <w:t>5.5.2.5</w:t>
      </w:r>
      <w:r>
        <w:rPr>
          <w:rFonts w:asciiTheme="majorBidi" w:hAnsiTheme="majorBidi" w:cstheme="majorBidi"/>
          <w:b/>
          <w:bCs/>
          <w:sz w:val="20"/>
          <w:szCs w:val="20"/>
        </w:rPr>
        <w:tab/>
      </w:r>
      <w:r w:rsidRPr="002C7A22">
        <w:rPr>
          <w:rFonts w:asciiTheme="majorBidi" w:hAnsiTheme="majorBidi" w:cstheme="majorBidi"/>
          <w:b/>
          <w:bCs/>
          <w:sz w:val="20"/>
          <w:szCs w:val="20"/>
        </w:rPr>
        <w:t>Metric Distribution and Analysis</w:t>
      </w:r>
      <w:r w:rsidR="00E50385">
        <w:rPr>
          <w:rFonts w:asciiTheme="majorBidi" w:hAnsiTheme="majorBidi" w:cstheme="majorBidi"/>
          <w:b/>
          <w:bCs/>
          <w:sz w:val="20"/>
          <w:szCs w:val="20"/>
        </w:rPr>
        <w:t>…………………………………………….2</w:t>
      </w:r>
      <w:r w:rsidR="00862DDC">
        <w:rPr>
          <w:rFonts w:asciiTheme="majorBidi" w:hAnsiTheme="majorBidi" w:cstheme="majorBidi"/>
          <w:b/>
          <w:bCs/>
          <w:sz w:val="20"/>
          <w:szCs w:val="20"/>
        </w:rPr>
        <w:t>9</w:t>
      </w:r>
    </w:p>
    <w:p w14:paraId="0CE3C439" w14:textId="6AEC5646" w:rsidR="002C7A22" w:rsidRPr="00E20C54" w:rsidRDefault="002C7A22" w:rsidP="002C7A22">
      <w:pPr>
        <w:ind w:left="720"/>
        <w:rPr>
          <w:rFonts w:asciiTheme="majorBidi" w:hAnsiTheme="majorBidi" w:cstheme="majorBidi"/>
          <w:b/>
          <w:bCs/>
          <w:sz w:val="20"/>
          <w:szCs w:val="20"/>
        </w:rPr>
      </w:pPr>
      <w:r>
        <w:rPr>
          <w:rFonts w:asciiTheme="majorBidi" w:hAnsiTheme="majorBidi" w:cstheme="majorBidi"/>
          <w:b/>
          <w:bCs/>
          <w:sz w:val="20"/>
          <w:szCs w:val="20"/>
        </w:rPr>
        <w:tab/>
        <w:t>5.5.3</w:t>
      </w:r>
      <w:r>
        <w:rPr>
          <w:rFonts w:asciiTheme="majorBidi" w:hAnsiTheme="majorBidi" w:cstheme="majorBidi"/>
          <w:b/>
          <w:bCs/>
          <w:sz w:val="20"/>
          <w:szCs w:val="20"/>
        </w:rPr>
        <w:tab/>
      </w:r>
      <w:r w:rsidRPr="002C7A22">
        <w:rPr>
          <w:rFonts w:asciiTheme="majorBidi" w:hAnsiTheme="majorBidi" w:cstheme="majorBidi"/>
          <w:b/>
          <w:bCs/>
          <w:sz w:val="20"/>
          <w:szCs w:val="20"/>
        </w:rPr>
        <w:t>Summary and Discussion of Evaluation Results</w:t>
      </w:r>
      <w:r w:rsidR="00E50385">
        <w:rPr>
          <w:rFonts w:asciiTheme="majorBidi" w:hAnsiTheme="majorBidi" w:cstheme="majorBidi"/>
          <w:b/>
          <w:bCs/>
          <w:sz w:val="20"/>
          <w:szCs w:val="20"/>
        </w:rPr>
        <w:t>……………………………………</w:t>
      </w:r>
      <w:r w:rsidR="00862DDC">
        <w:rPr>
          <w:rFonts w:asciiTheme="majorBidi" w:hAnsiTheme="majorBidi" w:cstheme="majorBidi"/>
          <w:b/>
          <w:bCs/>
          <w:sz w:val="20"/>
          <w:szCs w:val="20"/>
        </w:rPr>
        <w:t>30</w:t>
      </w:r>
    </w:p>
    <w:p w14:paraId="146BBA67" w14:textId="037ABEF4" w:rsidR="00EE693F" w:rsidRDefault="002C7A22" w:rsidP="002C7A22">
      <w:pPr>
        <w:numPr>
          <w:ilvl w:val="0"/>
          <w:numId w:val="22"/>
        </w:numPr>
        <w:rPr>
          <w:rFonts w:asciiTheme="majorBidi" w:hAnsiTheme="majorBidi" w:cstheme="majorBidi"/>
          <w:b/>
          <w:bCs/>
          <w:sz w:val="20"/>
          <w:szCs w:val="20"/>
        </w:rPr>
      </w:pPr>
      <w:r w:rsidRPr="002C7A22">
        <w:rPr>
          <w:rFonts w:asciiTheme="majorBidi" w:hAnsiTheme="majorBidi" w:cstheme="majorBidi"/>
          <w:b/>
          <w:bCs/>
          <w:sz w:val="20"/>
          <w:szCs w:val="20"/>
        </w:rPr>
        <w:t>Implementation: Tools and</w:t>
      </w:r>
      <w:r>
        <w:rPr>
          <w:rFonts w:asciiTheme="majorBidi" w:hAnsiTheme="majorBidi" w:cstheme="majorBidi"/>
          <w:b/>
          <w:bCs/>
          <w:sz w:val="20"/>
          <w:szCs w:val="20"/>
        </w:rPr>
        <w:t xml:space="preserve"> </w:t>
      </w:r>
      <w:r w:rsidRPr="002C7A22">
        <w:rPr>
          <w:rFonts w:asciiTheme="majorBidi" w:hAnsiTheme="majorBidi" w:cstheme="majorBidi"/>
          <w:b/>
          <w:bCs/>
          <w:sz w:val="20"/>
          <w:szCs w:val="20"/>
        </w:rPr>
        <w:t>Technologies</w:t>
      </w:r>
      <w:r w:rsidR="00FF7A87" w:rsidRPr="00E20C54">
        <w:rPr>
          <w:rFonts w:asciiTheme="majorBidi" w:hAnsiTheme="majorBidi" w:cstheme="majorBidi"/>
          <w:b/>
          <w:bCs/>
          <w:sz w:val="20"/>
          <w:szCs w:val="20"/>
        </w:rPr>
        <w:t>.............</w:t>
      </w:r>
      <w:r>
        <w:rPr>
          <w:rFonts w:asciiTheme="majorBidi" w:hAnsiTheme="majorBidi" w:cstheme="majorBidi"/>
          <w:b/>
          <w:bCs/>
          <w:sz w:val="20"/>
          <w:szCs w:val="20"/>
        </w:rPr>
        <w:t>.</w:t>
      </w:r>
      <w:r w:rsidR="00446D3B" w:rsidRPr="00E20C54">
        <w:rPr>
          <w:rFonts w:asciiTheme="majorBidi" w:hAnsiTheme="majorBidi" w:cstheme="majorBidi"/>
          <w:b/>
          <w:bCs/>
          <w:sz w:val="20"/>
          <w:szCs w:val="20"/>
        </w:rPr>
        <w:t>.....................................................................................</w:t>
      </w:r>
      <w:r w:rsidR="00FF7A87" w:rsidRPr="00E20C54">
        <w:rPr>
          <w:rFonts w:asciiTheme="majorBidi" w:hAnsiTheme="majorBidi" w:cstheme="majorBidi"/>
          <w:b/>
          <w:bCs/>
          <w:sz w:val="20"/>
          <w:szCs w:val="20"/>
        </w:rPr>
        <w:t xml:space="preserve"> </w:t>
      </w:r>
      <w:r>
        <w:rPr>
          <w:rFonts w:asciiTheme="majorBidi" w:hAnsiTheme="majorBidi" w:cstheme="majorBidi"/>
          <w:b/>
          <w:bCs/>
          <w:sz w:val="20"/>
          <w:szCs w:val="20"/>
        </w:rPr>
        <w:t>3</w:t>
      </w:r>
      <w:r w:rsidR="00862DDC">
        <w:rPr>
          <w:rFonts w:asciiTheme="majorBidi" w:hAnsiTheme="majorBidi" w:cstheme="majorBidi"/>
          <w:b/>
          <w:bCs/>
          <w:sz w:val="20"/>
          <w:szCs w:val="20"/>
        </w:rPr>
        <w:t>1</w:t>
      </w:r>
    </w:p>
    <w:p w14:paraId="50B2FE4F" w14:textId="688BC8DE" w:rsidR="002C7A22" w:rsidRPr="002C7A22" w:rsidRDefault="002C7A22" w:rsidP="002C7A22">
      <w:pPr>
        <w:numPr>
          <w:ilvl w:val="0"/>
          <w:numId w:val="22"/>
        </w:numPr>
        <w:rPr>
          <w:rFonts w:asciiTheme="majorBidi" w:hAnsiTheme="majorBidi" w:cstheme="majorBidi"/>
          <w:b/>
          <w:bCs/>
          <w:sz w:val="20"/>
          <w:szCs w:val="20"/>
        </w:rPr>
      </w:pPr>
      <w:r w:rsidRPr="002C7A22">
        <w:rPr>
          <w:rFonts w:asciiTheme="majorBidi" w:hAnsiTheme="majorBidi" w:cstheme="majorBidi"/>
          <w:b/>
          <w:bCs/>
          <w:sz w:val="20"/>
          <w:szCs w:val="20"/>
        </w:rPr>
        <w:t>References</w:t>
      </w:r>
      <w:r>
        <w:rPr>
          <w:rFonts w:asciiTheme="majorBidi" w:hAnsiTheme="majorBidi" w:cstheme="majorBidi"/>
          <w:b/>
          <w:bCs/>
          <w:sz w:val="20"/>
          <w:szCs w:val="20"/>
        </w:rPr>
        <w:t>…………………………………………………………………………………………………3</w:t>
      </w:r>
      <w:r w:rsidR="00862DDC">
        <w:rPr>
          <w:rFonts w:asciiTheme="majorBidi" w:hAnsiTheme="majorBidi" w:cstheme="majorBidi"/>
          <w:b/>
          <w:bCs/>
          <w:sz w:val="20"/>
          <w:szCs w:val="20"/>
        </w:rPr>
        <w:t>3</w:t>
      </w:r>
    </w:p>
    <w:p w14:paraId="366F22B0" w14:textId="77777777" w:rsidR="00EE693F" w:rsidRDefault="00EE693F" w:rsidP="0041404A">
      <w:pPr>
        <w:rPr>
          <w:rFonts w:asciiTheme="majorBidi" w:hAnsiTheme="majorBidi" w:cstheme="majorBidi"/>
          <w:sz w:val="20"/>
          <w:szCs w:val="20"/>
        </w:rPr>
      </w:pPr>
    </w:p>
    <w:p w14:paraId="6EE08C5E" w14:textId="77777777" w:rsidR="00794BEF" w:rsidRDefault="00794BEF">
      <w:pPr>
        <w:rPr>
          <w:rFonts w:asciiTheme="majorBidi" w:hAnsiTheme="majorBidi" w:cstheme="majorBidi"/>
          <w:sz w:val="20"/>
          <w:szCs w:val="20"/>
        </w:rPr>
      </w:pPr>
    </w:p>
    <w:p w14:paraId="2901B270" w14:textId="77777777" w:rsidR="00E20C54" w:rsidRDefault="00E20C54" w:rsidP="009C265F">
      <w:pPr>
        <w:rPr>
          <w:rFonts w:asciiTheme="majorBidi" w:hAnsiTheme="majorBidi" w:cstheme="majorBidi"/>
          <w:sz w:val="20"/>
          <w:szCs w:val="20"/>
        </w:rPr>
      </w:pPr>
    </w:p>
    <w:p w14:paraId="18E1090D" w14:textId="77777777" w:rsidR="00E20C54" w:rsidRDefault="00E20C54" w:rsidP="009C265F">
      <w:pPr>
        <w:rPr>
          <w:rFonts w:asciiTheme="majorBidi" w:hAnsiTheme="majorBidi" w:cstheme="majorBidi"/>
          <w:sz w:val="20"/>
          <w:szCs w:val="20"/>
        </w:rPr>
      </w:pPr>
    </w:p>
    <w:p w14:paraId="77257C0C" w14:textId="412739CB" w:rsidR="00A76668" w:rsidRDefault="00E8096E" w:rsidP="009C265F">
      <w:pPr>
        <w:rPr>
          <w:rFonts w:asciiTheme="majorBidi" w:hAnsiTheme="majorBidi" w:cstheme="majorBidi"/>
          <w:sz w:val="20"/>
          <w:szCs w:val="20"/>
        </w:rPr>
      </w:pPr>
      <w:r>
        <w:rPr>
          <w:rFonts w:asciiTheme="majorBidi" w:hAnsiTheme="majorBidi" w:cstheme="majorBidi"/>
          <w:sz w:val="20"/>
          <w:szCs w:val="20"/>
        </w:rPr>
        <w:br/>
      </w:r>
    </w:p>
    <w:p w14:paraId="6DCC311C" w14:textId="77777777" w:rsidR="009C265F" w:rsidRDefault="009C265F" w:rsidP="009C265F">
      <w:pPr>
        <w:rPr>
          <w:rFonts w:asciiTheme="majorBidi" w:hAnsiTheme="majorBidi" w:cstheme="majorBidi"/>
          <w:sz w:val="20"/>
          <w:szCs w:val="20"/>
        </w:rPr>
      </w:pPr>
    </w:p>
    <w:p w14:paraId="31272E96" w14:textId="77777777" w:rsidR="00936818" w:rsidRDefault="00936818" w:rsidP="009C265F">
      <w:pPr>
        <w:rPr>
          <w:rFonts w:asciiTheme="majorBidi" w:hAnsiTheme="majorBidi" w:cstheme="majorBidi"/>
          <w:sz w:val="20"/>
          <w:szCs w:val="20"/>
        </w:rPr>
      </w:pPr>
    </w:p>
    <w:p w14:paraId="0B039D5C" w14:textId="77777777" w:rsidR="00936818" w:rsidRDefault="00936818" w:rsidP="009C265F">
      <w:pPr>
        <w:rPr>
          <w:rFonts w:asciiTheme="majorBidi" w:hAnsiTheme="majorBidi" w:cstheme="majorBidi"/>
          <w:sz w:val="20"/>
          <w:szCs w:val="20"/>
        </w:rPr>
      </w:pPr>
    </w:p>
    <w:p w14:paraId="53CAD32F" w14:textId="77777777" w:rsidR="00936818" w:rsidRDefault="00936818" w:rsidP="009C265F">
      <w:pPr>
        <w:rPr>
          <w:rFonts w:asciiTheme="majorBidi" w:hAnsiTheme="majorBidi" w:cstheme="majorBidi"/>
          <w:sz w:val="20"/>
          <w:szCs w:val="20"/>
        </w:rPr>
      </w:pPr>
    </w:p>
    <w:p w14:paraId="5E6D11F5" w14:textId="77777777" w:rsidR="00936818" w:rsidRDefault="00936818" w:rsidP="009C265F">
      <w:pPr>
        <w:rPr>
          <w:rFonts w:asciiTheme="majorBidi" w:hAnsiTheme="majorBidi" w:cstheme="majorBidi"/>
          <w:sz w:val="20"/>
          <w:szCs w:val="20"/>
        </w:rPr>
      </w:pPr>
    </w:p>
    <w:p w14:paraId="31C061FE" w14:textId="77777777" w:rsidR="00936818" w:rsidRDefault="00936818" w:rsidP="009C265F">
      <w:pPr>
        <w:rPr>
          <w:rFonts w:asciiTheme="majorBidi" w:hAnsiTheme="majorBidi" w:cstheme="majorBidi"/>
          <w:sz w:val="20"/>
          <w:szCs w:val="20"/>
        </w:rPr>
      </w:pPr>
    </w:p>
    <w:p w14:paraId="0093C51E" w14:textId="77777777" w:rsidR="00936818" w:rsidRDefault="00936818" w:rsidP="009C265F">
      <w:pPr>
        <w:rPr>
          <w:rFonts w:asciiTheme="majorBidi" w:hAnsiTheme="majorBidi" w:cstheme="majorBidi"/>
          <w:sz w:val="20"/>
          <w:szCs w:val="20"/>
        </w:rPr>
      </w:pPr>
    </w:p>
    <w:p w14:paraId="06651E3B" w14:textId="77777777" w:rsidR="00936818" w:rsidRDefault="00936818" w:rsidP="009C265F">
      <w:pPr>
        <w:rPr>
          <w:rFonts w:asciiTheme="majorBidi" w:hAnsiTheme="majorBidi" w:cstheme="majorBidi"/>
          <w:sz w:val="20"/>
          <w:szCs w:val="20"/>
        </w:rPr>
      </w:pPr>
    </w:p>
    <w:p w14:paraId="34511D93" w14:textId="77777777" w:rsidR="00936818" w:rsidRDefault="00936818" w:rsidP="009C265F">
      <w:pPr>
        <w:rPr>
          <w:rFonts w:asciiTheme="majorBidi" w:hAnsiTheme="majorBidi" w:cstheme="majorBidi"/>
          <w:sz w:val="20"/>
          <w:szCs w:val="20"/>
        </w:rPr>
      </w:pPr>
    </w:p>
    <w:p w14:paraId="3BC52F44" w14:textId="77777777" w:rsidR="00936818" w:rsidRPr="00334316" w:rsidRDefault="00936818" w:rsidP="009C265F">
      <w:pPr>
        <w:rPr>
          <w:rFonts w:asciiTheme="majorBidi" w:hAnsiTheme="majorBidi" w:cstheme="majorBidi"/>
          <w:sz w:val="20"/>
          <w:szCs w:val="20"/>
          <w:rtl/>
        </w:rPr>
      </w:pPr>
    </w:p>
    <w:p w14:paraId="2DB10E86" w14:textId="2DC276AE" w:rsidR="005B5912" w:rsidRPr="00F67276" w:rsidRDefault="005B5912" w:rsidP="00F12812">
      <w:pPr>
        <w:jc w:val="center"/>
        <w:rPr>
          <w:rFonts w:asciiTheme="majorBidi" w:hAnsiTheme="majorBidi" w:cstheme="majorBidi"/>
          <w:b/>
          <w:bCs/>
          <w:i/>
          <w:iCs/>
          <w:rtl/>
        </w:rPr>
      </w:pPr>
      <w:r w:rsidRPr="00F67276">
        <w:rPr>
          <w:rFonts w:asciiTheme="majorBidi" w:hAnsiTheme="majorBidi" w:cstheme="majorBidi"/>
          <w:b/>
          <w:bCs/>
          <w:i/>
          <w:iCs/>
        </w:rPr>
        <w:lastRenderedPageBreak/>
        <w:t>Abstract</w:t>
      </w:r>
    </w:p>
    <w:p w14:paraId="6E51CDB0" w14:textId="791D8D49" w:rsidR="00EC3BE5" w:rsidRPr="00F12812" w:rsidRDefault="00F67C60" w:rsidP="00E2526D">
      <w:pPr>
        <w:rPr>
          <w:rFonts w:asciiTheme="majorBidi" w:hAnsiTheme="majorBidi" w:cstheme="majorBidi"/>
          <w:i/>
          <w:iCs/>
        </w:rPr>
      </w:pPr>
      <w:r w:rsidRPr="00F12812">
        <w:rPr>
          <w:rFonts w:asciiTheme="majorBidi" w:hAnsiTheme="majorBidi" w:cstheme="majorBidi"/>
          <w:i/>
          <w:iCs/>
        </w:rPr>
        <w:t>The goal of this project is to apply</w:t>
      </w:r>
      <w:r w:rsidR="003E2C32" w:rsidRPr="00F12812">
        <w:rPr>
          <w:rFonts w:asciiTheme="majorBidi" w:hAnsiTheme="majorBidi" w:cstheme="majorBidi"/>
          <w:i/>
          <w:iCs/>
        </w:rPr>
        <w:t xml:space="preserve"> </w:t>
      </w:r>
      <w:r w:rsidR="00EA110F" w:rsidRPr="00F12812">
        <w:rPr>
          <w:rFonts w:asciiTheme="majorBidi" w:hAnsiTheme="majorBidi" w:cstheme="majorBidi"/>
          <w:i/>
          <w:iCs/>
        </w:rPr>
        <w:t xml:space="preserve">DGGAN </w:t>
      </w:r>
      <w:r w:rsidR="00F32257" w:rsidRPr="00F12812">
        <w:rPr>
          <w:rFonts w:asciiTheme="majorBidi" w:hAnsiTheme="majorBidi" w:cstheme="majorBidi"/>
          <w:i/>
          <w:iCs/>
        </w:rPr>
        <w:t>(Deep</w:t>
      </w:r>
      <w:r w:rsidR="00144A79" w:rsidRPr="00F12812">
        <w:rPr>
          <w:rFonts w:asciiTheme="majorBidi" w:hAnsiTheme="majorBidi" w:cstheme="majorBidi"/>
          <w:i/>
          <w:iCs/>
        </w:rPr>
        <w:t xml:space="preserve"> Generative Graph Adversarial Network</w:t>
      </w:r>
      <w:r w:rsidR="00AF4C76" w:rsidRPr="00F12812">
        <w:rPr>
          <w:rFonts w:asciiTheme="majorBidi" w:hAnsiTheme="majorBidi" w:cstheme="majorBidi"/>
          <w:i/>
          <w:iCs/>
        </w:rPr>
        <w:t>)</w:t>
      </w:r>
      <w:r w:rsidR="00144A79" w:rsidRPr="00F12812">
        <w:rPr>
          <w:rFonts w:asciiTheme="majorBidi" w:hAnsiTheme="majorBidi" w:cstheme="majorBidi"/>
          <w:i/>
          <w:iCs/>
        </w:rPr>
        <w:t xml:space="preserve"> </w:t>
      </w:r>
      <w:r w:rsidR="005B5912" w:rsidRPr="00F12812">
        <w:rPr>
          <w:rFonts w:asciiTheme="majorBidi" w:hAnsiTheme="majorBidi" w:cstheme="majorBidi"/>
          <w:i/>
          <w:iCs/>
        </w:rPr>
        <w:t>for link prediction</w:t>
      </w:r>
      <w:r w:rsidR="00AF4C76" w:rsidRPr="00F12812">
        <w:rPr>
          <w:rFonts w:asciiTheme="majorBidi" w:hAnsiTheme="majorBidi" w:cstheme="majorBidi"/>
          <w:i/>
          <w:iCs/>
        </w:rPr>
        <w:t xml:space="preserve"> in citation networks</w:t>
      </w:r>
      <w:r w:rsidR="005B5912" w:rsidRPr="00F12812">
        <w:rPr>
          <w:rFonts w:asciiTheme="majorBidi" w:hAnsiTheme="majorBidi" w:cstheme="majorBidi"/>
          <w:i/>
          <w:iCs/>
        </w:rPr>
        <w:t>.</w:t>
      </w:r>
      <w:r w:rsidR="001C64DA" w:rsidRPr="00F12812">
        <w:rPr>
          <w:rFonts w:asciiTheme="majorBidi" w:hAnsiTheme="majorBidi" w:cstheme="majorBidi"/>
          <w:i/>
          <w:iCs/>
        </w:rPr>
        <w:t xml:space="preserve"> Link prediction is a </w:t>
      </w:r>
      <w:r w:rsidR="006933F1" w:rsidRPr="00F12812">
        <w:rPr>
          <w:rFonts w:asciiTheme="majorBidi" w:hAnsiTheme="majorBidi" w:cstheme="majorBidi"/>
          <w:i/>
          <w:iCs/>
        </w:rPr>
        <w:t>fundamental</w:t>
      </w:r>
      <w:r w:rsidR="006933F1" w:rsidRPr="00F12812" w:rsidDel="006933F1">
        <w:rPr>
          <w:rFonts w:asciiTheme="majorBidi" w:hAnsiTheme="majorBidi" w:cstheme="majorBidi"/>
          <w:i/>
          <w:iCs/>
        </w:rPr>
        <w:t xml:space="preserve"> </w:t>
      </w:r>
      <w:r w:rsidR="001C64DA" w:rsidRPr="00F12812">
        <w:rPr>
          <w:rFonts w:asciiTheme="majorBidi" w:hAnsiTheme="majorBidi" w:cstheme="majorBidi"/>
          <w:i/>
          <w:iCs/>
        </w:rPr>
        <w:t xml:space="preserve">task in </w:t>
      </w:r>
      <w:r w:rsidR="006933F1" w:rsidRPr="00F12812">
        <w:rPr>
          <w:rFonts w:asciiTheme="majorBidi" w:hAnsiTheme="majorBidi" w:cstheme="majorBidi"/>
          <w:i/>
          <w:iCs/>
        </w:rPr>
        <w:t>variou</w:t>
      </w:r>
      <w:r w:rsidR="00E0219D" w:rsidRPr="00F12812">
        <w:rPr>
          <w:rFonts w:asciiTheme="majorBidi" w:hAnsiTheme="majorBidi" w:cstheme="majorBidi"/>
          <w:i/>
          <w:iCs/>
        </w:rPr>
        <w:t>s</w:t>
      </w:r>
      <w:r w:rsidR="006933F1" w:rsidRPr="00F12812">
        <w:rPr>
          <w:rFonts w:asciiTheme="majorBidi" w:hAnsiTheme="majorBidi" w:cstheme="majorBidi"/>
          <w:i/>
          <w:iCs/>
        </w:rPr>
        <w:t xml:space="preserve"> </w:t>
      </w:r>
      <w:r w:rsidR="001C64DA" w:rsidRPr="00F12812">
        <w:rPr>
          <w:rFonts w:asciiTheme="majorBidi" w:hAnsiTheme="majorBidi" w:cstheme="majorBidi"/>
          <w:i/>
          <w:iCs/>
        </w:rPr>
        <w:t xml:space="preserve">graph-based applications, </w:t>
      </w:r>
      <w:r w:rsidR="003C1976" w:rsidRPr="00F12812">
        <w:rPr>
          <w:rFonts w:asciiTheme="majorBidi" w:hAnsiTheme="majorBidi" w:cstheme="majorBidi"/>
          <w:i/>
          <w:iCs/>
        </w:rPr>
        <w:t>including</w:t>
      </w:r>
      <w:r w:rsidR="001C64DA" w:rsidRPr="00F12812">
        <w:rPr>
          <w:rFonts w:asciiTheme="majorBidi" w:hAnsiTheme="majorBidi" w:cstheme="majorBidi"/>
          <w:i/>
          <w:iCs/>
        </w:rPr>
        <w:t xml:space="preserve"> recommendation system and social network analysis. The proposed </w:t>
      </w:r>
      <w:r w:rsidR="009D0634" w:rsidRPr="00F12812">
        <w:rPr>
          <w:rFonts w:asciiTheme="majorBidi" w:hAnsiTheme="majorBidi" w:cstheme="majorBidi"/>
          <w:i/>
          <w:iCs/>
        </w:rPr>
        <w:t>approach utilizes</w:t>
      </w:r>
      <w:r w:rsidR="008319BA" w:rsidRPr="00F12812">
        <w:rPr>
          <w:rFonts w:asciiTheme="majorBidi" w:hAnsiTheme="majorBidi" w:cstheme="majorBidi"/>
          <w:i/>
          <w:iCs/>
        </w:rPr>
        <w:t xml:space="preserve"> </w:t>
      </w:r>
      <w:r w:rsidR="001C64DA" w:rsidRPr="00F12812">
        <w:rPr>
          <w:rFonts w:asciiTheme="majorBidi" w:hAnsiTheme="majorBidi" w:cstheme="majorBidi"/>
          <w:i/>
          <w:iCs/>
        </w:rPr>
        <w:t xml:space="preserve">DGGAN </w:t>
      </w:r>
      <w:r w:rsidR="008319BA" w:rsidRPr="00F12812">
        <w:rPr>
          <w:rFonts w:asciiTheme="majorBidi" w:hAnsiTheme="majorBidi" w:cstheme="majorBidi"/>
          <w:i/>
          <w:iCs/>
        </w:rPr>
        <w:t>to capture the underlying structure of citation networks, enabling the generation of synthetic graphs that closely mirror real-world citation patterns.</w:t>
      </w:r>
      <w:r w:rsidR="00E2526D" w:rsidRPr="00F12812">
        <w:rPr>
          <w:rFonts w:asciiTheme="majorBidi" w:hAnsiTheme="majorBidi" w:cstheme="majorBidi"/>
          <w:i/>
          <w:iCs/>
        </w:rPr>
        <w:t xml:space="preserve"> By leveraging adversarial learning, DGGAN enhances the accuracy of link prediction and maintains the structural coherence of the network, offering a robust solution for predicting future citation links.</w:t>
      </w:r>
    </w:p>
    <w:p w14:paraId="30FD2E86" w14:textId="7D59850A" w:rsidR="001C64DA" w:rsidRPr="008F7850" w:rsidRDefault="001C64DA" w:rsidP="00E2526D">
      <w:pPr>
        <w:rPr>
          <w:rFonts w:asciiTheme="majorBidi" w:hAnsiTheme="majorBidi" w:cstheme="majorBidi"/>
          <w:i/>
          <w:iCs/>
          <w:rtl/>
        </w:rPr>
      </w:pPr>
      <w:r w:rsidRPr="008F7850">
        <w:rPr>
          <w:rFonts w:asciiTheme="majorBidi" w:hAnsiTheme="majorBidi" w:cstheme="majorBidi"/>
          <w:i/>
          <w:iCs/>
        </w:rPr>
        <w:t xml:space="preserve">Keywords: </w:t>
      </w:r>
      <w:r w:rsidR="00930AE0" w:rsidRPr="008F7850">
        <w:rPr>
          <w:rFonts w:asciiTheme="majorBidi" w:hAnsiTheme="majorBidi" w:cstheme="majorBidi"/>
          <w:i/>
          <w:iCs/>
        </w:rPr>
        <w:t xml:space="preserve">Graph Embedding, Link Prediction, Generative Adversarial Networks (GAN), Deep Learning, </w:t>
      </w:r>
    </w:p>
    <w:p w14:paraId="62FF32C5" w14:textId="77777777" w:rsidR="002F3183" w:rsidRDefault="002F3183" w:rsidP="00E2526D">
      <w:pPr>
        <w:rPr>
          <w:rtl/>
        </w:rPr>
      </w:pPr>
    </w:p>
    <w:p w14:paraId="08AF6798" w14:textId="18900B4D" w:rsidR="001C64DA" w:rsidRPr="00965556" w:rsidRDefault="001C64DA" w:rsidP="00965556">
      <w:pPr>
        <w:pStyle w:val="a9"/>
        <w:numPr>
          <w:ilvl w:val="0"/>
          <w:numId w:val="2"/>
        </w:numPr>
        <w:ind w:left="360"/>
        <w:rPr>
          <w:b/>
          <w:bCs/>
          <w:sz w:val="28"/>
          <w:szCs w:val="28"/>
        </w:rPr>
      </w:pPr>
      <w:r w:rsidRPr="00965556">
        <w:rPr>
          <w:b/>
          <w:bCs/>
          <w:sz w:val="28"/>
          <w:szCs w:val="28"/>
        </w:rPr>
        <w:t>Introduction</w:t>
      </w:r>
    </w:p>
    <w:p w14:paraId="6359EC20" w14:textId="2751288E" w:rsidR="001C64DA" w:rsidRDefault="0074470C" w:rsidP="00965556">
      <w:pPr>
        <w:pStyle w:val="a9"/>
        <w:ind w:left="0"/>
      </w:pPr>
      <w:r w:rsidRPr="0074470C">
        <w:t xml:space="preserve">This project addresses the challenge of identifying </w:t>
      </w:r>
      <w:r w:rsidR="001C64DA">
        <w:t xml:space="preserve">potential neighbors of a given node </w:t>
      </w:r>
      <w:r w:rsidR="00663F3B">
        <w:t>within</w:t>
      </w:r>
      <w:r w:rsidR="001C64DA">
        <w:t xml:space="preserve"> a directed graph represented in a vector space.</w:t>
      </w:r>
      <w:r w:rsidR="00881E48">
        <w:t xml:space="preserve"> </w:t>
      </w:r>
    </w:p>
    <w:p w14:paraId="17AD4A12" w14:textId="54E7C47A" w:rsidR="004C067B" w:rsidRDefault="00223137" w:rsidP="00965556">
      <w:pPr>
        <w:pStyle w:val="a9"/>
        <w:ind w:left="0"/>
        <w:rPr>
          <w:rtl/>
        </w:rPr>
      </w:pPr>
      <w:r w:rsidRPr="00223137">
        <w:t xml:space="preserve">The Deep Generative Graph Adversarial Network (DGGAN) model </w:t>
      </w:r>
      <w:r w:rsidR="00814CB8">
        <w:t>is introduced</w:t>
      </w:r>
      <w:r w:rsidRPr="00223137">
        <w:t xml:space="preserve"> to address the link prediction problem in graph</w:t>
      </w:r>
      <w:r w:rsidR="00B9135E">
        <w:t xml:space="preserve"> structures</w:t>
      </w:r>
      <w:r w:rsidRPr="00223137">
        <w:t xml:space="preserve">. </w:t>
      </w:r>
      <w:r w:rsidR="00B9135E">
        <w:t>DGGAN</w:t>
      </w:r>
      <w:r w:rsidRPr="00223137">
        <w:t xml:space="preserve"> </w:t>
      </w:r>
      <w:r w:rsidR="00D05C8F">
        <w:t>employs</w:t>
      </w:r>
      <w:r w:rsidRPr="00223137">
        <w:t xml:space="preserve"> Generative Adversarial Networks (GANs) to </w:t>
      </w:r>
      <w:r w:rsidR="00663F3B" w:rsidRPr="00663F3B">
        <w:t>uncover</w:t>
      </w:r>
      <w:r w:rsidRPr="00223137">
        <w:t xml:space="preserve"> hidden relationships </w:t>
      </w:r>
      <w:r w:rsidR="00663F3B" w:rsidRPr="00663F3B">
        <w:t>within the graph,</w:t>
      </w:r>
      <w:r w:rsidRPr="00223137">
        <w:t xml:space="preserve"> enhanc</w:t>
      </w:r>
      <w:r w:rsidR="00663F3B">
        <w:t>ing</w:t>
      </w:r>
      <w:r w:rsidRPr="00223137">
        <w:t xml:space="preserve"> prediction </w:t>
      </w:r>
      <w:r w:rsidR="0032698E" w:rsidRPr="0032698E">
        <w:t>accuracy</w:t>
      </w:r>
      <w:r w:rsidRPr="00223137">
        <w:t xml:space="preserve"> </w:t>
      </w:r>
      <w:r w:rsidR="0032698E">
        <w:t>and</w:t>
      </w:r>
      <w:r w:rsidRPr="00223137">
        <w:t xml:space="preserve"> network structures</w:t>
      </w:r>
      <w:r w:rsidR="0032698E">
        <w:t xml:space="preserve"> analysis</w:t>
      </w:r>
      <w:r w:rsidRPr="00223137">
        <w:t>.</w:t>
      </w:r>
    </w:p>
    <w:p w14:paraId="7A86EE21" w14:textId="356FB45F" w:rsidR="00847A2C" w:rsidRDefault="001C64DA" w:rsidP="00965556">
      <w:pPr>
        <w:pStyle w:val="a9"/>
        <w:ind w:left="0"/>
      </w:pPr>
      <w:r>
        <w:br/>
      </w:r>
      <w:r w:rsidR="00847A2C" w:rsidRPr="00EC3BE5">
        <w:rPr>
          <w:b/>
          <w:bCs/>
        </w:rPr>
        <w:t>Challenges in Large-Scale Network and Graph Application</w:t>
      </w:r>
      <w:r w:rsidR="00847A2C">
        <w:t>s</w:t>
      </w:r>
    </w:p>
    <w:p w14:paraId="14B24110" w14:textId="6F8DA3BA" w:rsidR="00505970" w:rsidRDefault="007C7F3D" w:rsidP="004C177F">
      <w:pPr>
        <w:pStyle w:val="a9"/>
        <w:ind w:left="0"/>
      </w:pPr>
      <w:r>
        <w:t>In recent years</w:t>
      </w:r>
      <w:r w:rsidR="00B379E0" w:rsidRPr="00B379E0">
        <w:t xml:space="preserve">, </w:t>
      </w:r>
      <w:r w:rsidR="00E458EA">
        <w:t>an increasing number of</w:t>
      </w:r>
      <w:r w:rsidR="00B379E0" w:rsidRPr="00B379E0">
        <w:t xml:space="preserve"> applications </w:t>
      </w:r>
      <w:r w:rsidR="00E458EA">
        <w:t>have relied</w:t>
      </w:r>
      <w:r w:rsidR="00B379E0" w:rsidRPr="00B379E0">
        <w:t xml:space="preserve"> on </w:t>
      </w:r>
      <w:r w:rsidR="003B11F2">
        <w:t>large-scale</w:t>
      </w:r>
      <w:r w:rsidR="00B379E0" w:rsidRPr="00B379E0">
        <w:t xml:space="preserve"> networks and </w:t>
      </w:r>
      <w:r w:rsidR="006F6FA3" w:rsidRPr="00B379E0">
        <w:t>graph</w:t>
      </w:r>
      <w:r w:rsidR="006F6FA3">
        <w:t xml:space="preserve"> structures</w:t>
      </w:r>
      <w:r w:rsidR="003B11F2">
        <w:t xml:space="preserve">. </w:t>
      </w:r>
      <w:r w:rsidR="00652613" w:rsidRPr="00652613">
        <w:t>These applications span a wide range of domains,</w:t>
      </w:r>
      <w:r w:rsidR="003B11F2">
        <w:t xml:space="preserve"> </w:t>
      </w:r>
      <w:r w:rsidR="00892FF0">
        <w:t>including</w:t>
      </w:r>
      <w:r w:rsidR="00892FF0" w:rsidRPr="00B379E0">
        <w:t xml:space="preserve"> </w:t>
      </w:r>
      <w:r w:rsidR="00F32F42" w:rsidRPr="00B379E0">
        <w:t>predicti</w:t>
      </w:r>
      <w:r w:rsidR="00F32F42">
        <w:t>ng</w:t>
      </w:r>
      <w:r w:rsidR="00F32F42" w:rsidRPr="00B379E0">
        <w:t xml:space="preserve"> </w:t>
      </w:r>
      <w:r w:rsidR="00B379E0" w:rsidRPr="00B379E0">
        <w:t xml:space="preserve">potential membership in social networks, </w:t>
      </w:r>
      <w:r w:rsidR="000B48C7">
        <w:t>bioinformatics</w:t>
      </w:r>
      <w:r w:rsidR="00B379E0" w:rsidRPr="00B379E0">
        <w:t>, citation networks</w:t>
      </w:r>
      <w:r w:rsidR="002F3183" w:rsidRPr="00B379E0">
        <w:t>, and website</w:t>
      </w:r>
      <w:r w:rsidR="00B379E0" w:rsidRPr="00B379E0">
        <w:t xml:space="preserve"> </w:t>
      </w:r>
      <w:r w:rsidR="000B48C7">
        <w:t xml:space="preserve">link </w:t>
      </w:r>
      <w:r w:rsidR="00B379E0" w:rsidRPr="00B379E0">
        <w:t>networks.</w:t>
      </w:r>
      <w:r w:rsidR="000610A5" w:rsidRPr="000610A5">
        <w:t xml:space="preserve"> Despite their growing importance, effectively</w:t>
      </w:r>
      <w:r w:rsidR="000610A5">
        <w:t xml:space="preserve"> </w:t>
      </w:r>
      <w:r w:rsidR="001F3AF0" w:rsidRPr="00B379E0">
        <w:t xml:space="preserve">processing graph data </w:t>
      </w:r>
      <w:r w:rsidR="00F90824">
        <w:t xml:space="preserve">remains </w:t>
      </w:r>
      <w:r w:rsidR="00A50A88">
        <w:t>a significant challenge due to the complexity and high-dimensional nature of such structures.</w:t>
      </w:r>
      <w:r w:rsidR="00A50A88" w:rsidRPr="00B379E0">
        <w:t xml:space="preserve"> </w:t>
      </w:r>
      <w:r w:rsidR="005547FB" w:rsidRPr="005547FB">
        <w:t xml:space="preserve">A fundamental issue </w:t>
      </w:r>
      <w:r w:rsidR="00881E48">
        <w:t xml:space="preserve">in graph analysis </w:t>
      </w:r>
      <w:r w:rsidR="00B379E0" w:rsidRPr="00B379E0">
        <w:t>is graph representation,</w:t>
      </w:r>
      <w:r w:rsidR="005C13EA" w:rsidRPr="005C13EA">
        <w:t xml:space="preserve"> </w:t>
      </w:r>
      <w:r w:rsidR="005C13EA">
        <w:t>which involves encoding graphs in a manner that facilitates advanced analytical tasks such as pattern recognition, structure analysis, and link prediction while optimizing computational efficiency in both time and space. Despite ongoing research efforts, the problem of graph representation remains largely unresolved.</w:t>
      </w:r>
    </w:p>
    <w:p w14:paraId="5B0E49EA" w14:textId="77777777" w:rsidR="0041404A" w:rsidRDefault="0041404A" w:rsidP="004C177F">
      <w:pPr>
        <w:pStyle w:val="a9"/>
        <w:ind w:left="0"/>
      </w:pPr>
    </w:p>
    <w:p w14:paraId="1C62E7F8" w14:textId="00B6ACE1" w:rsidR="00B379E0" w:rsidRPr="00EC3BE5" w:rsidRDefault="009400A5" w:rsidP="00965556">
      <w:pPr>
        <w:pStyle w:val="a9"/>
        <w:ind w:left="0"/>
        <w:rPr>
          <w:b/>
          <w:bCs/>
        </w:rPr>
      </w:pPr>
      <w:r w:rsidRPr="00EC3BE5">
        <w:rPr>
          <w:b/>
          <w:bCs/>
        </w:rPr>
        <w:t>Graph Embedding for Efficient Graph Mining</w:t>
      </w:r>
    </w:p>
    <w:p w14:paraId="0DEF304C" w14:textId="4C1A9189" w:rsidR="00B379E0" w:rsidRDefault="00505970" w:rsidP="00965556">
      <w:pPr>
        <w:pStyle w:val="a9"/>
        <w:ind w:left="0"/>
      </w:pPr>
      <w:r w:rsidRPr="00505970">
        <w:t>When working with a</w:t>
      </w:r>
      <w:r w:rsidR="00B379E0" w:rsidRPr="00B379E0">
        <w:t xml:space="preserve"> </w:t>
      </w:r>
      <w:r w:rsidR="002E20BB">
        <w:t>dataset</w:t>
      </w:r>
      <w:r w:rsidR="00B379E0" w:rsidRPr="00B379E0">
        <w:t xml:space="preserve"> represented </w:t>
      </w:r>
      <w:r w:rsidR="002E20BB">
        <w:t>as</w:t>
      </w:r>
      <w:r w:rsidR="002E20BB" w:rsidRPr="00B379E0">
        <w:t xml:space="preserve"> </w:t>
      </w:r>
      <w:r w:rsidR="00B379E0" w:rsidRPr="00B379E0">
        <w:t xml:space="preserve">a directed graph, it is </w:t>
      </w:r>
      <w:r w:rsidR="002E20BB">
        <w:t xml:space="preserve">often </w:t>
      </w:r>
      <w:r w:rsidR="00B379E0" w:rsidRPr="00B379E0">
        <w:t>necessary to transform the graph from</w:t>
      </w:r>
      <w:r w:rsidR="00FD2EDB">
        <w:t xml:space="preserve"> </w:t>
      </w:r>
      <w:r w:rsidR="00BC11F8">
        <w:t>its original high-dimensional</w:t>
      </w:r>
      <w:r w:rsidR="00B379E0" w:rsidRPr="00B379E0">
        <w:t xml:space="preserve"> space </w:t>
      </w:r>
      <w:r w:rsidR="00BC11F8">
        <w:t>in</w:t>
      </w:r>
      <w:r w:rsidR="00B379E0" w:rsidRPr="00B379E0">
        <w:t>to a lower</w:t>
      </w:r>
      <w:r w:rsidR="00734989">
        <w:t>-</w:t>
      </w:r>
      <w:r w:rsidR="00965556" w:rsidRPr="00B379E0">
        <w:t>dimensional</w:t>
      </w:r>
      <w:r w:rsidR="00734989" w:rsidRPr="00734989">
        <w:t xml:space="preserve"> </w:t>
      </w:r>
      <w:r w:rsidR="00734989">
        <w:t>representation</w:t>
      </w:r>
      <w:r w:rsidR="00B379E0" w:rsidRPr="00B379E0">
        <w:t xml:space="preserve"> to </w:t>
      </w:r>
      <w:r w:rsidR="00892A68">
        <w:t>enable efficient</w:t>
      </w:r>
      <w:r w:rsidR="00B379E0" w:rsidRPr="00B379E0">
        <w:t xml:space="preserve"> graph mining operations. This transformation process</w:t>
      </w:r>
      <w:r w:rsidR="00892A68">
        <w:t>, known</w:t>
      </w:r>
      <w:r w:rsidR="00B379E0" w:rsidRPr="00B379E0">
        <w:t xml:space="preserve"> </w:t>
      </w:r>
      <w:r w:rsidR="00892A68">
        <w:t>as</w:t>
      </w:r>
      <w:r w:rsidR="0026749E">
        <w:t xml:space="preserve"> graph e</w:t>
      </w:r>
      <w:r w:rsidR="00B379E0" w:rsidRPr="00B379E0">
        <w:t>mbedding</w:t>
      </w:r>
      <w:r w:rsidR="00592B05">
        <w:t>,</w:t>
      </w:r>
      <w:r w:rsidR="00592B05" w:rsidRPr="00B379E0">
        <w:t xml:space="preserve"> </w:t>
      </w:r>
      <w:r w:rsidR="00592B05">
        <w:t>maps</w:t>
      </w:r>
      <w:r w:rsidR="00B379E0" w:rsidRPr="00B379E0">
        <w:t xml:space="preserve"> nodes into </w:t>
      </w:r>
      <w:r w:rsidR="00E278BF">
        <w:t>a continuous vector space</w:t>
      </w:r>
      <w:r w:rsidR="00B379E0" w:rsidRPr="00B379E0">
        <w:t xml:space="preserve"> </w:t>
      </w:r>
      <w:r w:rsidR="00E278BF">
        <w:t>while</w:t>
      </w:r>
      <w:r w:rsidR="00E278BF" w:rsidRPr="00B379E0">
        <w:t xml:space="preserve"> </w:t>
      </w:r>
      <w:r w:rsidR="0029373C">
        <w:t>preserving</w:t>
      </w:r>
      <w:r w:rsidR="00B379E0" w:rsidRPr="00B379E0">
        <w:t xml:space="preserve"> </w:t>
      </w:r>
      <w:r w:rsidR="00B379E0" w:rsidRPr="00B379E0">
        <w:lastRenderedPageBreak/>
        <w:t xml:space="preserve">structures </w:t>
      </w:r>
      <w:r w:rsidR="0029373C">
        <w:t xml:space="preserve">properties, such as </w:t>
      </w:r>
      <w:r w:rsidR="00B379E0" w:rsidRPr="00B379E0">
        <w:t xml:space="preserve">edges </w:t>
      </w:r>
      <w:r w:rsidR="00901A4E">
        <w:t>and connectivity patterns</w:t>
      </w:r>
      <w:r w:rsidR="00B379E0" w:rsidRPr="00B379E0">
        <w:t xml:space="preserve">. </w:t>
      </w:r>
      <w:r w:rsidR="00415DFD">
        <w:t>To ensure that meaningful insights can be derived from such embeddings, the directed relationships between nodes must be accurately predicted.</w:t>
      </w:r>
    </w:p>
    <w:p w14:paraId="2FB0CCB7" w14:textId="77777777" w:rsidR="0091722D" w:rsidRPr="00B379E0" w:rsidRDefault="0091722D" w:rsidP="00187E77">
      <w:pPr>
        <w:pStyle w:val="a9"/>
        <w:ind w:left="0"/>
      </w:pPr>
    </w:p>
    <w:p w14:paraId="733F9F3D" w14:textId="31216809" w:rsidR="00B71907" w:rsidRPr="00187E77" w:rsidRDefault="0091722D" w:rsidP="00187E77">
      <w:pPr>
        <w:pStyle w:val="a9"/>
        <w:ind w:left="0"/>
        <w:rPr>
          <w:b/>
          <w:bCs/>
          <w:rtl/>
        </w:rPr>
      </w:pPr>
      <w:r w:rsidRPr="00187E77">
        <w:rPr>
          <w:b/>
          <w:bCs/>
        </w:rPr>
        <w:t>Limitations of Existing Link Prediction Methods</w:t>
      </w:r>
    </w:p>
    <w:p w14:paraId="0B5F1669" w14:textId="36C3A6C3" w:rsidR="001C64DA" w:rsidRDefault="00415DFD" w:rsidP="0028447A">
      <w:pPr>
        <w:pStyle w:val="a9"/>
        <w:ind w:left="0"/>
      </w:pPr>
      <w:r>
        <w:t>S</w:t>
      </w:r>
      <w:r w:rsidR="00B379E0" w:rsidRPr="00B379E0">
        <w:t xml:space="preserve">everal </w:t>
      </w:r>
      <w:r w:rsidR="00B048EB">
        <w:t>existing</w:t>
      </w:r>
      <w:r w:rsidR="00B048EB" w:rsidRPr="00B379E0">
        <w:t xml:space="preserve"> </w:t>
      </w:r>
      <w:r w:rsidR="00B379E0" w:rsidRPr="00B379E0">
        <w:t xml:space="preserve">methods </w:t>
      </w:r>
      <w:r w:rsidR="00FB4FE4">
        <w:t xml:space="preserve">(e.g., </w:t>
      </w:r>
      <w:r w:rsidR="00130F2D">
        <w:t>HOPE [</w:t>
      </w:r>
      <w:r w:rsidR="00527AD3">
        <w:t>5]</w:t>
      </w:r>
      <w:r w:rsidR="00FB4FE4">
        <w:t>,</w:t>
      </w:r>
      <w:r w:rsidR="0028447A">
        <w:t xml:space="preserve"> </w:t>
      </w:r>
      <w:r w:rsidR="00FB4FE4">
        <w:t>APP</w:t>
      </w:r>
      <w:r w:rsidR="00EE4D0A">
        <w:t xml:space="preserve"> </w:t>
      </w:r>
      <w:r w:rsidR="00527AD3">
        <w:t>[11]</w:t>
      </w:r>
      <w:r w:rsidR="00FB4FE4">
        <w:t>)</w:t>
      </w:r>
      <w:r w:rsidR="00965556">
        <w:t xml:space="preserve"> </w:t>
      </w:r>
      <w:r w:rsidR="00486799">
        <w:t xml:space="preserve">have been </w:t>
      </w:r>
      <w:r w:rsidR="00B048EB">
        <w:t>proposed</w:t>
      </w:r>
      <w:r w:rsidR="00486799" w:rsidRPr="00B379E0">
        <w:t xml:space="preserve"> </w:t>
      </w:r>
      <w:r w:rsidR="00B379E0" w:rsidRPr="00B379E0">
        <w:t>for</w:t>
      </w:r>
      <w:r w:rsidR="00486799">
        <w:t xml:space="preserve"> link </w:t>
      </w:r>
      <w:r w:rsidR="0020725E">
        <w:t>prediction in</w:t>
      </w:r>
      <w:r w:rsidR="00B379E0" w:rsidRPr="00B379E0">
        <w:t xml:space="preserve"> directed graph</w:t>
      </w:r>
      <w:r w:rsidR="00352624">
        <w:t>s</w:t>
      </w:r>
      <w:r w:rsidR="0020725E">
        <w:t>;</w:t>
      </w:r>
      <w:r w:rsidR="0020725E" w:rsidRPr="00B379E0">
        <w:t xml:space="preserve"> </w:t>
      </w:r>
      <w:r w:rsidR="0020725E">
        <w:t>h</w:t>
      </w:r>
      <w:r w:rsidR="0020725E" w:rsidRPr="00B379E0">
        <w:t>owever</w:t>
      </w:r>
      <w:r w:rsidR="00B379E0" w:rsidRPr="00B379E0">
        <w:t>,</w:t>
      </w:r>
      <w:r w:rsidR="009B404F" w:rsidRPr="009B404F">
        <w:t xml:space="preserve"> </w:t>
      </w:r>
      <w:r w:rsidR="009B404F">
        <w:t>they exhibit several notable limitations.</w:t>
      </w:r>
      <w:r w:rsidR="00711BC2" w:rsidRPr="00711BC2">
        <w:t xml:space="preserve"> </w:t>
      </w:r>
      <w:r w:rsidR="00711BC2">
        <w:t>A significant</w:t>
      </w:r>
      <w:r w:rsidR="009B404F">
        <w:t xml:space="preserve"> challenge is the lack of generalization, as many models are </w:t>
      </w:r>
      <w:r w:rsidR="002C2407" w:rsidRPr="002C2407">
        <w:t xml:space="preserve">tailored to </w:t>
      </w:r>
      <w:r w:rsidR="009B404F">
        <w:t xml:space="preserve"> </w:t>
      </w:r>
      <w:r w:rsidR="002C2407">
        <w:t xml:space="preserve"> </w:t>
      </w:r>
      <w:r w:rsidR="00A623CC">
        <w:t>specific</w:t>
      </w:r>
      <w:r w:rsidR="009B404F">
        <w:t xml:space="preserve"> types of graphs and struggle to adapt to diverse network structures. Additionally, scalability remains a significant issue, as traditional approaches often fail to efficiently process large-scale graphs. Furthermore, these methods tend to perform poorly in edge cases, particularly when handling nodes with low in-degree or out-degree, which results in reduced prediction accuracy.</w:t>
      </w:r>
    </w:p>
    <w:p w14:paraId="10604B3F" w14:textId="3B8C8417" w:rsidR="00B379E0" w:rsidRDefault="00B379E0" w:rsidP="00565246">
      <w:pPr>
        <w:pStyle w:val="a9"/>
        <w:jc w:val="center"/>
      </w:pPr>
      <w:r w:rsidRPr="00B379E0">
        <w:rPr>
          <w:noProof/>
        </w:rPr>
        <w:drawing>
          <wp:inline distT="0" distB="0" distL="0" distR="0" wp14:anchorId="18B44272" wp14:editId="676A1296">
            <wp:extent cx="2476846" cy="3134162"/>
            <wp:effectExtent l="0" t="0" r="0" b="0"/>
            <wp:docPr id="966911366" name="תמונה 1" descr="תמונה שמכילה טקסט, צילום מסך, גופן, עיג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11366" name="תמונה 1" descr="תמונה שמכילה טקסט, צילום מסך, גופן, עיגול&#10;&#10;התיאור נוצר באופן אוטומטי"/>
                    <pic:cNvPicPr/>
                  </pic:nvPicPr>
                  <pic:blipFill>
                    <a:blip r:embed="rId12"/>
                    <a:stretch>
                      <a:fillRect/>
                    </a:stretch>
                  </pic:blipFill>
                  <pic:spPr>
                    <a:xfrm>
                      <a:off x="0" y="0"/>
                      <a:ext cx="2476846" cy="3134162"/>
                    </a:xfrm>
                    <a:prstGeom prst="rect">
                      <a:avLst/>
                    </a:prstGeom>
                  </pic:spPr>
                </pic:pic>
              </a:graphicData>
            </a:graphic>
          </wp:inline>
        </w:drawing>
      </w:r>
    </w:p>
    <w:p w14:paraId="2C8AC161" w14:textId="055B1353" w:rsidR="00203F24" w:rsidRPr="00203F24" w:rsidRDefault="00203F24" w:rsidP="00383283">
      <w:pPr>
        <w:pStyle w:val="a9"/>
        <w:jc w:val="center"/>
      </w:pPr>
      <w:r w:rsidRPr="00815C50">
        <w:t>Figure 1:</w:t>
      </w:r>
      <w:r w:rsidRPr="00203F24">
        <w:t xml:space="preserve"> Statistics from the social network of Twitter and the citation network of CiteSeer.</w:t>
      </w:r>
    </w:p>
    <w:p w14:paraId="4800F2A9" w14:textId="77777777" w:rsidR="00B379E0" w:rsidRDefault="00B379E0" w:rsidP="001C64DA">
      <w:pPr>
        <w:pStyle w:val="a9"/>
      </w:pPr>
    </w:p>
    <w:p w14:paraId="7F40FDD5" w14:textId="77777777" w:rsidR="00203F24" w:rsidRDefault="00203F24" w:rsidP="001C64DA">
      <w:pPr>
        <w:pStyle w:val="a9"/>
        <w:rPr>
          <w:rtl/>
        </w:rPr>
      </w:pPr>
    </w:p>
    <w:p w14:paraId="395CD261" w14:textId="00642483" w:rsidR="00203F24" w:rsidRPr="00203F24" w:rsidRDefault="00BB354F" w:rsidP="004775D3">
      <w:pPr>
        <w:pStyle w:val="a9"/>
        <w:ind w:left="0"/>
        <w:rPr>
          <w:rtl/>
        </w:rPr>
      </w:pPr>
      <w:r>
        <w:t>A real-world example</w:t>
      </w:r>
      <w:r w:rsidRPr="00203F24">
        <w:t xml:space="preserve"> </w:t>
      </w:r>
      <w:r w:rsidR="002656A0" w:rsidRPr="00203F24">
        <w:t>illustratin</w:t>
      </w:r>
      <w:r w:rsidR="002656A0">
        <w:t>g</w:t>
      </w:r>
      <w:r w:rsidR="002656A0" w:rsidRPr="00203F24">
        <w:t xml:space="preserve"> </w:t>
      </w:r>
      <w:r w:rsidR="002656A0">
        <w:t>these limitations</w:t>
      </w:r>
      <w:r w:rsidR="002656A0" w:rsidRPr="00203F24">
        <w:t xml:space="preserve"> </w:t>
      </w:r>
      <w:r w:rsidR="00245D1F">
        <w:t>can be found in</w:t>
      </w:r>
      <w:r w:rsidR="003E4A77">
        <w:t xml:space="preserve"> </w:t>
      </w:r>
      <w:r w:rsidR="003E4A77" w:rsidRPr="00203F24">
        <w:t xml:space="preserve">social networks </w:t>
      </w:r>
      <w:r w:rsidR="00866BEA">
        <w:t xml:space="preserve">such as </w:t>
      </w:r>
      <w:r w:rsidR="003E4A77" w:rsidRPr="00203F24">
        <w:t>Twitter</w:t>
      </w:r>
      <w:r w:rsidR="00866BEA">
        <w:t xml:space="preserve">, </w:t>
      </w:r>
      <w:r w:rsidR="001D7E06">
        <w:t>where users are represented as nodes and connections (followers and following relationships) form directed edges</w:t>
      </w:r>
      <w:r w:rsidR="00203F24" w:rsidRPr="00203F24">
        <w:t xml:space="preserve">. </w:t>
      </w:r>
      <w:r w:rsidR="00807BC2">
        <w:t xml:space="preserve">Predicting relevant connections for users with no prior interactions (e.g., new accounts with zero followers or followings) presents a significant challenge. Similarly, in academic citation networks such as </w:t>
      </w:r>
      <w:r w:rsidR="00807BC2" w:rsidRPr="004775D3">
        <w:rPr>
          <w:rStyle w:val="af9"/>
          <w:b w:val="0"/>
          <w:bCs w:val="0"/>
        </w:rPr>
        <w:t>CiteSeer</w:t>
      </w:r>
      <w:r w:rsidR="009B0269">
        <w:rPr>
          <w:rStyle w:val="af9"/>
          <w:b w:val="0"/>
          <w:bCs w:val="0"/>
        </w:rPr>
        <w:t xml:space="preserve"> [12</w:t>
      </w:r>
      <w:r w:rsidR="007D40B0">
        <w:rPr>
          <w:rStyle w:val="af9"/>
          <w:b w:val="0"/>
          <w:bCs w:val="0"/>
        </w:rPr>
        <w:t>]</w:t>
      </w:r>
      <w:r w:rsidR="00FD716C">
        <w:rPr>
          <w:rStyle w:val="af9"/>
          <w:b w:val="0"/>
          <w:bCs w:val="0"/>
        </w:rPr>
        <w:t xml:space="preserve"> </w:t>
      </w:r>
      <w:r w:rsidR="00953178">
        <w:rPr>
          <w:rStyle w:val="af9"/>
          <w:b w:val="0"/>
          <w:bCs w:val="0"/>
        </w:rPr>
        <w:t>(Fig.1)</w:t>
      </w:r>
      <w:r w:rsidR="007D40B0">
        <w:rPr>
          <w:rStyle w:val="af9"/>
          <w:b w:val="0"/>
          <w:bCs w:val="0"/>
        </w:rPr>
        <w:t>,</w:t>
      </w:r>
      <w:r w:rsidR="00807BC2">
        <w:t xml:space="preserve"> a considerable number of research articles lack citations or references, making it difficult to </w:t>
      </w:r>
      <w:r w:rsidR="00807BC2">
        <w:lastRenderedPageBreak/>
        <w:t>infer relationships between different research fields. This underscores the necessity of an approach capable of capturing latent structures in such scenarios.</w:t>
      </w:r>
    </w:p>
    <w:p w14:paraId="7C94D13B" w14:textId="77777777" w:rsidR="00CD1DCB" w:rsidRDefault="00CD1DCB" w:rsidP="00203F24">
      <w:pPr>
        <w:pStyle w:val="a9"/>
        <w:rPr>
          <w:rtl/>
        </w:rPr>
      </w:pPr>
    </w:p>
    <w:p w14:paraId="38FF96AD" w14:textId="6C512A97" w:rsidR="00203F24" w:rsidRPr="00203F24" w:rsidRDefault="00203F24" w:rsidP="004775D3">
      <w:pPr>
        <w:pStyle w:val="a9"/>
        <w:ind w:left="0"/>
      </w:pPr>
      <w:r w:rsidRPr="00203F24">
        <w:t xml:space="preserve">This </w:t>
      </w:r>
      <w:r w:rsidR="00DD03C1">
        <w:t>project</w:t>
      </w:r>
      <w:r w:rsidR="00DD03C1" w:rsidRPr="00203F24">
        <w:t xml:space="preserve"> </w:t>
      </w:r>
      <w:r w:rsidRPr="00203F24">
        <w:t xml:space="preserve">describes an efficient model for capturing asymmetric </w:t>
      </w:r>
      <w:r w:rsidR="009A4A4C">
        <w:t>relationships</w:t>
      </w:r>
      <w:r w:rsidRPr="00203F24">
        <w:t xml:space="preserve"> (</w:t>
      </w:r>
      <w:r w:rsidR="00FD7097">
        <w:t>directed edges</w:t>
      </w:r>
      <w:r w:rsidRPr="00203F24">
        <w:t>) in graph</w:t>
      </w:r>
      <w:r w:rsidR="00FD7097">
        <w:t xml:space="preserve"> </w:t>
      </w:r>
      <w:r w:rsidR="00D54718">
        <w:t>structures</w:t>
      </w:r>
      <w:r w:rsidRPr="00203F24">
        <w:t xml:space="preserve">. The model is </w:t>
      </w:r>
      <w:r w:rsidR="00D54718">
        <w:t>designed to</w:t>
      </w:r>
      <w:r w:rsidRPr="00203F24">
        <w:t xml:space="preserve"> learn </w:t>
      </w:r>
      <w:r w:rsidR="00D54718">
        <w:t>various</w:t>
      </w:r>
      <w:r w:rsidR="00D54718" w:rsidRPr="00203F24">
        <w:t xml:space="preserve"> </w:t>
      </w:r>
      <w:r w:rsidRPr="00203F24">
        <w:t xml:space="preserve">features </w:t>
      </w:r>
      <w:r w:rsidR="00691090">
        <w:t>of a</w:t>
      </w:r>
      <w:r w:rsidRPr="00203F24">
        <w:t xml:space="preserve"> graph</w:t>
      </w:r>
      <w:r w:rsidR="00691090">
        <w:t>, such as node p</w:t>
      </w:r>
      <w:r w:rsidR="00691090" w:rsidRPr="00203F24">
        <w:t xml:space="preserve">roperties </w:t>
      </w:r>
      <w:r w:rsidR="00E32B5B">
        <w:t>and the</w:t>
      </w:r>
      <w:r w:rsidRPr="00203F24">
        <w:t xml:space="preserve"> correspondence between </w:t>
      </w:r>
      <w:r w:rsidR="00E32B5B">
        <w:t xml:space="preserve">incoming </w:t>
      </w:r>
      <w:r w:rsidRPr="00203F24">
        <w:t xml:space="preserve">and </w:t>
      </w:r>
      <w:r w:rsidR="00E32B5B" w:rsidRPr="00203F24">
        <w:t>outgoing</w:t>
      </w:r>
      <w:r w:rsidRPr="00203F24">
        <w:t xml:space="preserve"> </w:t>
      </w:r>
      <w:r w:rsidR="004F6C8A">
        <w:t>connections</w:t>
      </w:r>
      <w:r w:rsidRPr="00203F24">
        <w:t xml:space="preserve">). </w:t>
      </w:r>
      <w:r w:rsidR="004F6C8A">
        <w:t>M</w:t>
      </w:r>
      <w:r w:rsidRPr="00203F24">
        <w:t xml:space="preserve">ore accurate </w:t>
      </w:r>
      <w:r w:rsidR="00D368B7">
        <w:t>identification</w:t>
      </w:r>
      <w:r w:rsidRPr="00203F24">
        <w:t xml:space="preserve"> of asymmetric </w:t>
      </w:r>
      <w:r w:rsidR="00984D1D" w:rsidRPr="00203F24">
        <w:t>information</w:t>
      </w:r>
      <w:r w:rsidR="00984D1D">
        <w:t xml:space="preserve"> leads to</w:t>
      </w:r>
      <w:r w:rsidRPr="00203F24">
        <w:t xml:space="preserve"> </w:t>
      </w:r>
      <w:r w:rsidR="00196B41">
        <w:t>improved</w:t>
      </w:r>
      <w:r w:rsidRPr="00203F24">
        <w:t xml:space="preserve"> </w:t>
      </w:r>
      <w:r w:rsidR="00196B41" w:rsidRPr="00203F24">
        <w:t>reliab</w:t>
      </w:r>
      <w:r w:rsidR="00196B41">
        <w:t>ility</w:t>
      </w:r>
      <w:r w:rsidR="00196B41" w:rsidRPr="00203F24">
        <w:t xml:space="preserve"> </w:t>
      </w:r>
      <w:r w:rsidR="00196B41">
        <w:t>when modeling</w:t>
      </w:r>
      <w:r w:rsidR="00380311">
        <w:t xml:space="preserve"> real-world </w:t>
      </w:r>
      <w:r w:rsidRPr="00203F24">
        <w:t>data</w:t>
      </w:r>
      <w:r w:rsidR="00380311">
        <w:t xml:space="preserve">, including </w:t>
      </w:r>
      <w:r w:rsidRPr="00203F24">
        <w:t xml:space="preserve">social </w:t>
      </w:r>
      <w:r w:rsidR="00965556" w:rsidRPr="00203F24">
        <w:t>networks and</w:t>
      </w:r>
      <w:r w:rsidRPr="00203F24">
        <w:t xml:space="preserve"> citation networks</w:t>
      </w:r>
      <w:r w:rsidR="00460DC2">
        <w:t>.</w:t>
      </w:r>
    </w:p>
    <w:p w14:paraId="4044309B" w14:textId="77777777" w:rsidR="00203F24" w:rsidRPr="00203F24" w:rsidRDefault="00203F24" w:rsidP="004775D3">
      <w:pPr>
        <w:pStyle w:val="a9"/>
        <w:ind w:left="0"/>
      </w:pPr>
    </w:p>
    <w:p w14:paraId="61D3A42B" w14:textId="411EC865" w:rsidR="00203F24" w:rsidRDefault="00DD1A2A" w:rsidP="004775D3">
      <w:pPr>
        <w:pStyle w:val="a9"/>
        <w:ind w:left="0"/>
      </w:pPr>
      <w:r>
        <w:t>T</w:t>
      </w:r>
      <w:r w:rsidR="007A4D4D" w:rsidRPr="007A4D4D">
        <w:t>o address these challenges, this</w:t>
      </w:r>
      <w:r w:rsidR="00203F24" w:rsidRPr="00203F24">
        <w:t xml:space="preserve"> project </w:t>
      </w:r>
      <w:r>
        <w:t>leverages</w:t>
      </w:r>
      <w:r w:rsidRPr="00203F24" w:rsidDel="00DD1A2A">
        <w:t xml:space="preserve"> </w:t>
      </w:r>
      <w:r w:rsidR="00203F24" w:rsidRPr="00203F24">
        <w:t xml:space="preserve">a </w:t>
      </w:r>
      <w:r w:rsidR="00FB0796" w:rsidRPr="00AB3208">
        <w:rPr>
          <w:rStyle w:val="af9"/>
          <w:b w:val="0"/>
          <w:bCs w:val="0"/>
        </w:rPr>
        <w:t xml:space="preserve">Generative Adversarial Network </w:t>
      </w:r>
      <w:r w:rsidR="00FB0796">
        <w:rPr>
          <w:rStyle w:val="af9"/>
          <w:b w:val="0"/>
          <w:bCs w:val="0"/>
        </w:rPr>
        <w:t>(</w:t>
      </w:r>
      <w:r w:rsidR="00203F24" w:rsidRPr="00203F24">
        <w:t>GAN</w:t>
      </w:r>
      <w:r w:rsidR="00FB0796">
        <w:t>)</w:t>
      </w:r>
      <w:r w:rsidR="00203F24" w:rsidRPr="00203F24">
        <w:t xml:space="preserve">-based model to learn </w:t>
      </w:r>
      <w:r w:rsidR="000678E5" w:rsidRPr="00203F24">
        <w:t>graph</w:t>
      </w:r>
      <w:r w:rsidR="000678E5">
        <w:t xml:space="preserve"> structures</w:t>
      </w:r>
      <w:r w:rsidR="000678E5" w:rsidRPr="00203F24">
        <w:t xml:space="preserve"> </w:t>
      </w:r>
      <w:r w:rsidR="000678E5">
        <w:t>through</w:t>
      </w:r>
      <w:r w:rsidR="00203F24" w:rsidRPr="00203F24">
        <w:t xml:space="preserve"> neural networks, making it scalable </w:t>
      </w:r>
      <w:r w:rsidR="00C725F2">
        <w:t>and adaptable</w:t>
      </w:r>
      <w:r w:rsidR="00C725F2" w:rsidRPr="00203F24">
        <w:t xml:space="preserve"> </w:t>
      </w:r>
      <w:r w:rsidR="00203F24" w:rsidRPr="00203F24">
        <w:t xml:space="preserve">to </w:t>
      </w:r>
      <w:r w:rsidR="00C725F2">
        <w:t>different</w:t>
      </w:r>
      <w:r w:rsidR="00C725F2" w:rsidRPr="00203F24">
        <w:t xml:space="preserve"> </w:t>
      </w:r>
      <w:r w:rsidR="00203F24" w:rsidRPr="00203F24">
        <w:t xml:space="preserve">types of graphs. The </w:t>
      </w:r>
      <w:r w:rsidR="0033266E">
        <w:t xml:space="preserve">core </w:t>
      </w:r>
      <w:r w:rsidR="00203F24" w:rsidRPr="00203F24">
        <w:t xml:space="preserve">idea is to </w:t>
      </w:r>
      <w:r w:rsidR="0033266E">
        <w:t>employ</w:t>
      </w:r>
      <w:r w:rsidR="00203F24" w:rsidRPr="00203F24">
        <w:t xml:space="preserve"> neural networks </w:t>
      </w:r>
      <w:r w:rsidR="003E090A">
        <w:t>along with</w:t>
      </w:r>
      <w:r w:rsidR="003E090A" w:rsidRPr="00203F24">
        <w:t xml:space="preserve"> </w:t>
      </w:r>
      <w:r w:rsidR="00203F24" w:rsidRPr="00203F24">
        <w:t xml:space="preserve">a normal distribution to generate </w:t>
      </w:r>
      <w:r w:rsidR="00972E22">
        <w:t>realistic</w:t>
      </w:r>
      <w:r w:rsidR="00203F24" w:rsidRPr="00203F24">
        <w:t xml:space="preserve"> samples and classify them through </w:t>
      </w:r>
      <w:r w:rsidR="00972E22">
        <w:t>an iterative</w:t>
      </w:r>
      <w:r w:rsidR="00203F24" w:rsidRPr="00203F24">
        <w:t xml:space="preserve"> training</w:t>
      </w:r>
      <w:r w:rsidR="009C20D2">
        <w:t xml:space="preserve"> process</w:t>
      </w:r>
      <w:r w:rsidR="00203F24" w:rsidRPr="00203F24">
        <w:t>. Given a</w:t>
      </w:r>
      <w:r w:rsidR="009C20D2">
        <w:t>n input</w:t>
      </w:r>
      <w:r w:rsidR="00203F24" w:rsidRPr="00203F24">
        <w:t xml:space="preserve"> node, the model </w:t>
      </w:r>
      <w:r w:rsidR="00E72F80">
        <w:t>generates</w:t>
      </w:r>
      <w:r w:rsidR="00203F24" w:rsidRPr="00203F24">
        <w:t xml:space="preserve"> </w:t>
      </w:r>
      <w:r w:rsidR="00E72F80">
        <w:t>potential</w:t>
      </w:r>
      <w:r w:rsidR="00E72F80" w:rsidRPr="00203F24">
        <w:t xml:space="preserve"> source </w:t>
      </w:r>
      <w:r w:rsidR="00203F24" w:rsidRPr="00203F24">
        <w:t xml:space="preserve">and </w:t>
      </w:r>
      <w:r w:rsidR="00E72F80" w:rsidRPr="00203F24">
        <w:t>target</w:t>
      </w:r>
      <w:r w:rsidR="00E72F80" w:rsidRPr="00203F24" w:rsidDel="00E72F80">
        <w:t xml:space="preserve"> </w:t>
      </w:r>
      <w:r w:rsidR="00592591">
        <w:t>neighbors</w:t>
      </w:r>
      <w:r w:rsidR="00B62ACD" w:rsidRPr="00B62ACD">
        <w:t xml:space="preserve"> </w:t>
      </w:r>
      <w:r w:rsidR="00B62ACD">
        <w:t>ensuring their consistency with the original graph structure</w:t>
      </w:r>
      <w:r w:rsidR="00203F24" w:rsidRPr="00203F24">
        <w:t xml:space="preserve">. </w:t>
      </w:r>
      <w:r w:rsidR="00B62ACD">
        <w:t>Through</w:t>
      </w:r>
      <w:r w:rsidR="00203F24" w:rsidRPr="00203F24">
        <w:t xml:space="preserve"> adversarial </w:t>
      </w:r>
      <w:r w:rsidR="00271A49">
        <w:t>training</w:t>
      </w:r>
      <w:r w:rsidR="00203F24" w:rsidRPr="00203F24">
        <w:t xml:space="preserve">, the model </w:t>
      </w:r>
      <w:r w:rsidR="00271A49">
        <w:t xml:space="preserve">refines its predictions to output a graph that closely resembles the original, including </w:t>
      </w:r>
      <w:r w:rsidR="00271A49" w:rsidRPr="00AB3208">
        <w:rPr>
          <w:rStyle w:val="af9"/>
          <w:b w:val="0"/>
          <w:bCs w:val="0"/>
        </w:rPr>
        <w:t>plausible directed edges</w:t>
      </w:r>
      <w:r w:rsidR="00271A49">
        <w:t xml:space="preserve"> between nodes.</w:t>
      </w:r>
    </w:p>
    <w:p w14:paraId="187571C4" w14:textId="77777777" w:rsidR="009D37A2" w:rsidRDefault="009D37A2" w:rsidP="009D37A2">
      <w:pPr>
        <w:pStyle w:val="a9"/>
      </w:pPr>
    </w:p>
    <w:p w14:paraId="31C2A770" w14:textId="37557D9E" w:rsidR="00203F24" w:rsidRPr="00172BCB" w:rsidRDefault="00203F24" w:rsidP="00172BCB">
      <w:pPr>
        <w:pStyle w:val="a9"/>
        <w:numPr>
          <w:ilvl w:val="0"/>
          <w:numId w:val="2"/>
        </w:numPr>
        <w:ind w:left="360"/>
        <w:jc w:val="both"/>
        <w:rPr>
          <w:sz w:val="28"/>
          <w:szCs w:val="28"/>
        </w:rPr>
      </w:pPr>
      <w:r w:rsidRPr="00780B4A">
        <w:rPr>
          <w:b/>
          <w:bCs/>
          <w:sz w:val="28"/>
          <w:szCs w:val="28"/>
        </w:rPr>
        <w:t>Related Work</w:t>
      </w:r>
    </w:p>
    <w:p w14:paraId="2531D41D" w14:textId="77777777" w:rsidR="00172BCB" w:rsidRPr="00172BCB" w:rsidRDefault="00172BCB" w:rsidP="00172BCB">
      <w:pPr>
        <w:pStyle w:val="a9"/>
        <w:ind w:left="360"/>
        <w:jc w:val="both"/>
        <w:rPr>
          <w:sz w:val="28"/>
          <w:szCs w:val="28"/>
        </w:rPr>
      </w:pPr>
    </w:p>
    <w:p w14:paraId="58C3378B" w14:textId="25292BCE" w:rsidR="00203F24" w:rsidRPr="00203F24" w:rsidRDefault="003F7B7C" w:rsidP="00DD7498">
      <w:pPr>
        <w:pStyle w:val="a9"/>
        <w:ind w:left="0"/>
        <w:jc w:val="both"/>
      </w:pPr>
      <w:bookmarkStart w:id="1" w:name="_Hlk122692157"/>
      <w:r>
        <w:t>Extensive research</w:t>
      </w:r>
      <w:r w:rsidR="00203F24" w:rsidRPr="00203F24">
        <w:t xml:space="preserve"> has been </w:t>
      </w:r>
      <w:r>
        <w:t>conducted</w:t>
      </w:r>
      <w:r w:rsidR="00203F24" w:rsidRPr="00203F24">
        <w:t xml:space="preserve"> on developing methods for capturing directed </w:t>
      </w:r>
      <w:r w:rsidR="00283C05">
        <w:t>relationships</w:t>
      </w:r>
      <w:r w:rsidR="00203F24" w:rsidRPr="00203F24">
        <w:t xml:space="preserve"> between nodes in graph embedding</w:t>
      </w:r>
      <w:r w:rsidR="00AD44CB">
        <w:t>s</w:t>
      </w:r>
      <w:r w:rsidR="00203F24" w:rsidRPr="00203F24">
        <w:t xml:space="preserve">. </w:t>
      </w:r>
      <w:bookmarkEnd w:id="1"/>
      <w:r w:rsidR="00910499">
        <w:t xml:space="preserve">Various </w:t>
      </w:r>
      <w:r w:rsidR="00203F24" w:rsidRPr="00203F24">
        <w:t xml:space="preserve">techniques </w:t>
      </w:r>
      <w:r w:rsidR="003B1165">
        <w:t xml:space="preserve">have been proposed </w:t>
      </w:r>
      <w:r w:rsidR="00203F24" w:rsidRPr="00203F24">
        <w:t xml:space="preserve">for learning graph </w:t>
      </w:r>
      <w:r w:rsidR="00D436B5">
        <w:t>representations</w:t>
      </w:r>
      <w:r w:rsidR="00203F24" w:rsidRPr="00203F24">
        <w:t xml:space="preserve">, including matrix factorization methods, random walk-based </w:t>
      </w:r>
      <w:r w:rsidR="000B2CA9">
        <w:t>approach</w:t>
      </w:r>
      <w:r w:rsidR="000B2CA9" w:rsidRPr="00203F24">
        <w:t>es</w:t>
      </w:r>
      <w:r w:rsidR="00203F24" w:rsidRPr="00203F24">
        <w:t xml:space="preserve">, and neural network-based </w:t>
      </w:r>
      <w:r w:rsidR="00384A7A">
        <w:t>model</w:t>
      </w:r>
      <w:r w:rsidR="00384A7A" w:rsidRPr="00203F24">
        <w:t>s</w:t>
      </w:r>
      <w:r w:rsidR="00203F24" w:rsidRPr="00203F24">
        <w:t xml:space="preserve">. </w:t>
      </w:r>
      <w:r w:rsidR="006F1686">
        <w:t>Among these, n</w:t>
      </w:r>
      <w:r w:rsidR="00203F24" w:rsidRPr="00203F24">
        <w:t xml:space="preserve">eural network-based methods, such as </w:t>
      </w:r>
      <w:r w:rsidR="006E0192">
        <w:t>G</w:t>
      </w:r>
      <w:r w:rsidR="006E0192" w:rsidRPr="00203F24">
        <w:t xml:space="preserve">raph </w:t>
      </w:r>
      <w:r w:rsidR="006E0192">
        <w:t>C</w:t>
      </w:r>
      <w:r w:rsidR="006E0192" w:rsidRPr="00203F24">
        <w:t xml:space="preserve">onvolutional </w:t>
      </w:r>
      <w:r w:rsidR="006E0192">
        <w:t>N</w:t>
      </w:r>
      <w:r w:rsidR="00203F24" w:rsidRPr="00203F24">
        <w:t xml:space="preserve">etworks (GCNs) </w:t>
      </w:r>
      <w:r w:rsidR="00F76AF2">
        <w:t>[</w:t>
      </w:r>
      <w:r w:rsidR="00C03054">
        <w:t>4</w:t>
      </w:r>
      <w:r w:rsidR="00F76AF2">
        <w:t xml:space="preserve">] </w:t>
      </w:r>
      <w:r w:rsidR="00203F24" w:rsidRPr="00203F24">
        <w:t xml:space="preserve">and </w:t>
      </w:r>
      <w:r w:rsidR="009E6C2E">
        <w:t>G</w:t>
      </w:r>
      <w:r w:rsidR="009E6C2E" w:rsidRPr="00203F24">
        <w:t xml:space="preserve">raph </w:t>
      </w:r>
      <w:r w:rsidR="009E6C2E">
        <w:t>A</w:t>
      </w:r>
      <w:r w:rsidR="009E6C2E" w:rsidRPr="00203F24">
        <w:t xml:space="preserve">ttention </w:t>
      </w:r>
      <w:r w:rsidR="009E6C2E">
        <w:t>N</w:t>
      </w:r>
      <w:r w:rsidR="009E6C2E" w:rsidRPr="00203F24">
        <w:t xml:space="preserve">etworks </w:t>
      </w:r>
      <w:r w:rsidR="00203F24" w:rsidRPr="00203F24">
        <w:t>(GATs)</w:t>
      </w:r>
      <w:r w:rsidR="00F76AF2">
        <w:t xml:space="preserve"> [</w:t>
      </w:r>
      <w:r w:rsidR="00C03054">
        <w:t>9</w:t>
      </w:r>
      <w:r w:rsidR="00F76AF2">
        <w:t>]</w:t>
      </w:r>
      <w:r w:rsidR="00203F24" w:rsidRPr="00203F24">
        <w:t xml:space="preserve">, </w:t>
      </w:r>
      <w:r w:rsidR="009E6C2E">
        <w:t>leverage</w:t>
      </w:r>
      <w:r w:rsidR="00203F24" w:rsidRPr="00203F24">
        <w:t xml:space="preserve"> </w:t>
      </w:r>
      <w:r w:rsidR="00231503">
        <w:t xml:space="preserve">deep learning </w:t>
      </w:r>
      <w:r w:rsidR="00203F24" w:rsidRPr="00203F24">
        <w:t xml:space="preserve">to </w:t>
      </w:r>
      <w:r w:rsidR="00231503">
        <w:t>derive</w:t>
      </w:r>
      <w:r w:rsidR="00231503" w:rsidRPr="00203F24">
        <w:t xml:space="preserve"> </w:t>
      </w:r>
      <w:r w:rsidR="00203F24" w:rsidRPr="00203F24">
        <w:t xml:space="preserve">node embeddings from the </w:t>
      </w:r>
      <w:r w:rsidR="00F35BDB">
        <w:t>structural properties of a graph</w:t>
      </w:r>
      <w:r w:rsidR="00203F24" w:rsidRPr="00203F24">
        <w:t>.</w:t>
      </w:r>
    </w:p>
    <w:p w14:paraId="25E1A80A" w14:textId="77777777" w:rsidR="00B55839" w:rsidRDefault="00203F24" w:rsidP="00780B4A">
      <w:pPr>
        <w:pStyle w:val="a9"/>
        <w:ind w:left="0"/>
        <w:jc w:val="both"/>
      </w:pPr>
      <w:r w:rsidRPr="00203F24">
        <w:t xml:space="preserve">Several methods </w:t>
      </w:r>
      <w:r w:rsidR="00897EAE">
        <w:t>have been developed</w:t>
      </w:r>
      <w:r w:rsidRPr="00203F24">
        <w:t xml:space="preserve"> </w:t>
      </w:r>
      <w:r w:rsidR="00897EAE">
        <w:t xml:space="preserve">to </w:t>
      </w:r>
      <w:r w:rsidR="00897EAE" w:rsidRPr="00203F24">
        <w:t>preserv</w:t>
      </w:r>
      <w:r w:rsidR="00897EAE">
        <w:t>e</w:t>
      </w:r>
      <w:r w:rsidR="00897EAE" w:rsidRPr="00203F24">
        <w:t xml:space="preserve"> </w:t>
      </w:r>
      <w:r w:rsidRPr="00203F24">
        <w:t xml:space="preserve">information within </w:t>
      </w:r>
      <w:r w:rsidR="00000951">
        <w:t>a</w:t>
      </w:r>
      <w:r w:rsidR="00000951" w:rsidRPr="00203F24">
        <w:t xml:space="preserve"> </w:t>
      </w:r>
      <w:r w:rsidRPr="00203F24">
        <w:t>graph</w:t>
      </w:r>
      <w:r w:rsidR="00000951">
        <w:t>; however</w:t>
      </w:r>
      <w:r w:rsidR="003A5252">
        <w:t>, their</w:t>
      </w:r>
      <w:r w:rsidRPr="00203F24">
        <w:t xml:space="preserve"> ability to </w:t>
      </w:r>
      <w:r w:rsidR="003A5252">
        <w:t xml:space="preserve">accurately </w:t>
      </w:r>
      <w:r w:rsidRPr="00203F24">
        <w:t xml:space="preserve">predict </w:t>
      </w:r>
      <w:r w:rsidR="000B66AD">
        <w:t>directed edges remains limited.</w:t>
      </w:r>
      <w:r w:rsidR="00780B4A">
        <w:t xml:space="preserve"> </w:t>
      </w:r>
    </w:p>
    <w:p w14:paraId="3BF48189" w14:textId="01130CD1" w:rsidR="00203F24" w:rsidRPr="00203F24" w:rsidRDefault="000B66AD" w:rsidP="00B55839">
      <w:pPr>
        <w:pStyle w:val="a9"/>
        <w:ind w:left="0"/>
        <w:jc w:val="both"/>
      </w:pPr>
      <w:r>
        <w:t>One such method is</w:t>
      </w:r>
      <w:r w:rsidR="00165B61">
        <w:t xml:space="preserve"> </w:t>
      </w:r>
      <w:r w:rsidR="00203F24" w:rsidRPr="00B55839">
        <w:t xml:space="preserve">High-Order Proximity preserved Embedding (HOPE) </w:t>
      </w:r>
      <w:r w:rsidR="00B55839">
        <w:t xml:space="preserve">[5]. </w:t>
      </w:r>
      <w:r w:rsidR="00BE5A44">
        <w:t>HOPE is based</w:t>
      </w:r>
      <w:r w:rsidR="00BE5A44" w:rsidRPr="00203F24">
        <w:t xml:space="preserve"> </w:t>
      </w:r>
      <w:r w:rsidR="00203F24" w:rsidRPr="00203F24">
        <w:t xml:space="preserve">on the Katz </w:t>
      </w:r>
      <w:r w:rsidR="000D11A6">
        <w:t>index</w:t>
      </w:r>
      <w:r w:rsidR="000D11A6" w:rsidRPr="00203F24">
        <w:t xml:space="preserve"> </w:t>
      </w:r>
      <w:r w:rsidR="00203F24" w:rsidRPr="00203F24">
        <w:t>[3]</w:t>
      </w:r>
      <w:r w:rsidR="0063558D">
        <w:t xml:space="preserve"> </w:t>
      </w:r>
      <w:r w:rsidR="000D11A6">
        <w:t xml:space="preserve">and </w:t>
      </w:r>
      <w:r w:rsidR="000D11A6" w:rsidRPr="00203F24">
        <w:t>aims</w:t>
      </w:r>
      <w:r w:rsidR="00203F24" w:rsidRPr="00203F24">
        <w:t xml:space="preserve"> to predict </w:t>
      </w:r>
      <w:r w:rsidR="00A419B8">
        <w:t>paths</w:t>
      </w:r>
      <w:r w:rsidR="00203F24" w:rsidRPr="00203F24">
        <w:t xml:space="preserve"> and </w:t>
      </w:r>
      <w:r w:rsidR="00542E95">
        <w:t>infer links</w:t>
      </w:r>
      <w:r w:rsidR="00203F24" w:rsidRPr="00203F24">
        <w:t xml:space="preserve"> between nodes. </w:t>
      </w:r>
      <w:r w:rsidR="00223A08">
        <w:t>Despite its effectiveness in capturing high-order proximity, HOPE struggles with specific</w:t>
      </w:r>
      <w:r w:rsidR="00203F24" w:rsidRPr="00203F24">
        <w:t xml:space="preserve"> edge cases</w:t>
      </w:r>
      <w:r w:rsidR="00924680">
        <w:t>,</w:t>
      </w:r>
      <w:r w:rsidR="00203F24" w:rsidRPr="00203F24">
        <w:t xml:space="preserve"> </w:t>
      </w:r>
      <w:r w:rsidR="00924680">
        <w:t>particularly nodes with</w:t>
      </w:r>
      <w:r w:rsidR="00203F24" w:rsidRPr="00203F24">
        <w:t xml:space="preserve"> low in-degree or out-degree. </w:t>
      </w:r>
      <w:r w:rsidR="00832817">
        <w:t>Additionally,</w:t>
      </w:r>
      <w:r w:rsidR="00203F24" w:rsidRPr="00203F24">
        <w:t xml:space="preserve"> </w:t>
      </w:r>
      <w:r w:rsidR="002F73AD">
        <w:t>it relies</w:t>
      </w:r>
      <w:r w:rsidR="00203F24" w:rsidRPr="00203F24">
        <w:t xml:space="preserve"> </w:t>
      </w:r>
      <w:r w:rsidR="002F73AD">
        <w:t xml:space="preserve">on </w:t>
      </w:r>
      <w:r w:rsidR="00203F24" w:rsidRPr="00203F24">
        <w:t>matrix decomposition techniques</w:t>
      </w:r>
      <w:r w:rsidR="00A374DC">
        <w:t>,</w:t>
      </w:r>
      <w:r w:rsidR="00203F24" w:rsidRPr="00203F24">
        <w:t xml:space="preserve"> </w:t>
      </w:r>
      <w:r w:rsidR="00A374DC">
        <w:t xml:space="preserve">which are computationally expensive and impractical </w:t>
      </w:r>
      <w:r w:rsidR="00916AE0">
        <w:t xml:space="preserve">for </w:t>
      </w:r>
      <w:r w:rsidR="00203F24" w:rsidRPr="00203F24">
        <w:t xml:space="preserve">large graphs. Since </w:t>
      </w:r>
      <w:r w:rsidR="00832817">
        <w:t>these</w:t>
      </w:r>
      <w:r w:rsidR="00203F24" w:rsidRPr="00203F24">
        <w:t xml:space="preserve"> techniques </w:t>
      </w:r>
      <w:r w:rsidR="00F37094">
        <w:t>do not effectively leverage graph sparsity, they often incur excessive memory and processing costs, restricting their applicability to large-scale networks.</w:t>
      </w:r>
    </w:p>
    <w:p w14:paraId="3EB2E5EC" w14:textId="05A72DCA" w:rsidR="00203F24" w:rsidRPr="00203F24" w:rsidRDefault="004C6C4B" w:rsidP="00AB3208">
      <w:r>
        <w:lastRenderedPageBreak/>
        <w:t xml:space="preserve">Another approach, </w:t>
      </w:r>
      <w:r w:rsidR="00203F24" w:rsidRPr="00203F24">
        <w:t>Asymmetric proximity preserving (APP)</w:t>
      </w:r>
      <w:r>
        <w:t xml:space="preserve"> </w:t>
      </w:r>
      <w:r w:rsidR="00203F24" w:rsidRPr="00203F24">
        <w:t xml:space="preserve">[11] </w:t>
      </w:r>
      <w:r w:rsidR="00544E60">
        <w:t xml:space="preserve">employs </w:t>
      </w:r>
      <w:r w:rsidR="00203F24" w:rsidRPr="00203F24">
        <w:t xml:space="preserve">a random walk </w:t>
      </w:r>
      <w:r w:rsidR="00544E60">
        <w:t>strategy</w:t>
      </w:r>
      <w:r w:rsidR="00203F24" w:rsidRPr="00203F24">
        <w:t xml:space="preserve"> that follows outgoing arcs to generate negative samples. </w:t>
      </w:r>
      <w:r w:rsidR="007F5286">
        <w:t>However, t</w:t>
      </w:r>
      <w:r w:rsidR="007F5286" w:rsidRPr="00203F24">
        <w:t xml:space="preserve">his </w:t>
      </w:r>
      <w:r w:rsidR="007F5286">
        <w:t>method</w:t>
      </w:r>
      <w:r w:rsidR="007F5286" w:rsidRPr="00203F24">
        <w:t xml:space="preserve"> </w:t>
      </w:r>
      <w:r w:rsidR="0071276D">
        <w:t>is also constrained by its inability to accurately</w:t>
      </w:r>
      <w:r w:rsidR="00203F24" w:rsidRPr="00203F24">
        <w:t xml:space="preserve"> predict </w:t>
      </w:r>
      <w:r w:rsidR="00037EBD">
        <w:t>directed edges</w:t>
      </w:r>
      <w:r w:rsidR="00037EBD" w:rsidRPr="00203F24">
        <w:t xml:space="preserve"> </w:t>
      </w:r>
      <w:r w:rsidR="00203F24" w:rsidRPr="00203F24">
        <w:t xml:space="preserve">for nodes with low </w:t>
      </w:r>
      <w:r w:rsidR="006B0700">
        <w:t>connectivity</w:t>
      </w:r>
      <w:r w:rsidR="00574F6A">
        <w:t>, making it unsuitable for sparsely linked graphs.</w:t>
      </w:r>
    </w:p>
    <w:p w14:paraId="3F47D77B" w14:textId="75C0C9E0" w:rsidR="00203F24" w:rsidRDefault="00B4575B" w:rsidP="008D3AC4">
      <w:r>
        <w:t>Deep learning-based approaches have been increasingly utilized to address the challenge of missing edge completion in networks</w:t>
      </w:r>
      <w:r w:rsidR="00BC62ED">
        <w:t xml:space="preserve">. For instance, </w:t>
      </w:r>
      <w:r w:rsidR="00203F24" w:rsidRPr="00203F24">
        <w:t xml:space="preserve">Graph Convolutional Networks (GCNs) [4] </w:t>
      </w:r>
      <w:r w:rsidR="0018783D">
        <w:t xml:space="preserve">apply </w:t>
      </w:r>
      <w:r w:rsidR="006B6CF3">
        <w:t>convolutiona</w:t>
      </w:r>
      <w:r w:rsidR="003C28DA">
        <w:t xml:space="preserve">l </w:t>
      </w:r>
      <w:r w:rsidR="00203F24" w:rsidRPr="00203F24">
        <w:t xml:space="preserve">operations </w:t>
      </w:r>
      <w:r w:rsidR="003C28DA">
        <w:t xml:space="preserve">to graph structures, </w:t>
      </w:r>
      <w:r w:rsidR="00203F24" w:rsidRPr="00203F24">
        <w:t>allow</w:t>
      </w:r>
      <w:r w:rsidR="003C28DA">
        <w:t>ing</w:t>
      </w:r>
      <w:r w:rsidR="00203F24" w:rsidRPr="00203F24">
        <w:t xml:space="preserve"> </w:t>
      </w:r>
      <w:r w:rsidR="009E0848">
        <w:t>models</w:t>
      </w:r>
      <w:r w:rsidR="009E0848" w:rsidRPr="00203F24">
        <w:t xml:space="preserve"> </w:t>
      </w:r>
      <w:r w:rsidR="00203F24" w:rsidRPr="00203F24">
        <w:t xml:space="preserve">to learn </w:t>
      </w:r>
      <w:r w:rsidR="009E0848">
        <w:t xml:space="preserve">complex </w:t>
      </w:r>
      <w:r w:rsidR="00203F24" w:rsidRPr="00203F24">
        <w:t xml:space="preserve">patterns </w:t>
      </w:r>
      <w:r w:rsidR="009E0848">
        <w:t>and</w:t>
      </w:r>
      <w:r w:rsidR="00203F24" w:rsidRPr="00203F24">
        <w:t xml:space="preserve"> predict </w:t>
      </w:r>
      <w:r w:rsidR="00306B89">
        <w:t>missing connections between nodes</w:t>
      </w:r>
      <w:r w:rsidR="00203F24" w:rsidRPr="00203F24">
        <w:t>.</w:t>
      </w:r>
      <w:r w:rsidR="008D3AC4">
        <w:t xml:space="preserve"> </w:t>
      </w:r>
      <w:r w:rsidR="00B943F7">
        <w:t>Similarly,</w:t>
      </w:r>
      <w:r w:rsidR="00306B89">
        <w:t xml:space="preserve"> </w:t>
      </w:r>
      <w:r w:rsidR="00203F24" w:rsidRPr="00203F24">
        <w:t xml:space="preserve">Graph Attention Networks (GATs) – </w:t>
      </w:r>
      <w:r w:rsidR="00237E6A">
        <w:t>[9]</w:t>
      </w:r>
      <w:r w:rsidR="00AF1F14">
        <w:t xml:space="preserve"> </w:t>
      </w:r>
      <w:r w:rsidR="003634E0">
        <w:t xml:space="preserve">integrate </w:t>
      </w:r>
      <w:r w:rsidR="00203F24" w:rsidRPr="00203F24">
        <w:t xml:space="preserve">attention mechanism </w:t>
      </w:r>
      <w:r w:rsidR="003634E0">
        <w:t xml:space="preserve">into the learning process, enhancing </w:t>
      </w:r>
      <w:r w:rsidR="005D0305">
        <w:t xml:space="preserve">the model’s ability </w:t>
      </w:r>
      <w:r w:rsidR="00203F24" w:rsidRPr="00203F24">
        <w:t xml:space="preserve">to </w:t>
      </w:r>
      <w:r w:rsidR="005D0305">
        <w:t>capture</w:t>
      </w:r>
      <w:r w:rsidR="005D0305" w:rsidRPr="00203F24">
        <w:t xml:space="preserve"> </w:t>
      </w:r>
      <w:r w:rsidR="00203F24" w:rsidRPr="00203F24">
        <w:t>node</w:t>
      </w:r>
      <w:r w:rsidR="00D27668">
        <w:t>-specific</w:t>
      </w:r>
      <w:r w:rsidR="00203F24" w:rsidRPr="00203F24">
        <w:t xml:space="preserve"> features and </w:t>
      </w:r>
      <w:r w:rsidR="00D27668">
        <w:t xml:space="preserve">infer </w:t>
      </w:r>
      <w:r w:rsidR="00203F24" w:rsidRPr="00203F24">
        <w:t>missing links in graph-structured data.</w:t>
      </w:r>
    </w:p>
    <w:p w14:paraId="20A10229" w14:textId="4E2E2883" w:rsidR="00C4291F" w:rsidRDefault="00C4291F" w:rsidP="00C4291F">
      <w:r w:rsidRPr="00C4291F">
        <w:t xml:space="preserve">A more recent deep learning-based method, </w:t>
      </w:r>
      <w:r w:rsidRPr="00FD716C">
        <w:t>Directed Graph Generative Adversarial Network (DGGAN)</w:t>
      </w:r>
      <w:r w:rsidRPr="00C4291F">
        <w:t>, builds upon these foundations. DGGAN is a generative model designed to infer missing directed edges by learning node representations in an adversarial setting. As a specific case of deep learning-based techniques, it extends the capabilities of models like GCN and GAT by incorporating directionality and adversarial learning, improving the generation of realistic directed edges, especially in sparse networks.</w:t>
      </w:r>
    </w:p>
    <w:p w14:paraId="14206337" w14:textId="77777777" w:rsidR="00564455" w:rsidRDefault="00564455" w:rsidP="00C4291F"/>
    <w:p w14:paraId="01D0F7DF" w14:textId="77777777" w:rsidR="00564455" w:rsidRDefault="00564455" w:rsidP="00C4291F"/>
    <w:p w14:paraId="302C288F" w14:textId="77777777" w:rsidR="00564455" w:rsidRDefault="00564455" w:rsidP="00C4291F"/>
    <w:p w14:paraId="67651E54" w14:textId="77777777" w:rsidR="00564455" w:rsidRDefault="00564455" w:rsidP="00C4291F"/>
    <w:p w14:paraId="4F0F4BBF" w14:textId="77777777" w:rsidR="00564455" w:rsidRDefault="00564455" w:rsidP="00C4291F"/>
    <w:p w14:paraId="288DBFE4" w14:textId="77777777" w:rsidR="00564455" w:rsidRDefault="00564455" w:rsidP="00C4291F"/>
    <w:p w14:paraId="614A7457" w14:textId="77777777" w:rsidR="00564455" w:rsidRDefault="00564455" w:rsidP="00C4291F"/>
    <w:p w14:paraId="6BC9C592" w14:textId="77777777" w:rsidR="00564455" w:rsidRDefault="00564455" w:rsidP="00C4291F"/>
    <w:p w14:paraId="3B979FE6" w14:textId="77777777" w:rsidR="00564455" w:rsidRDefault="00564455" w:rsidP="00C4291F"/>
    <w:p w14:paraId="4BC1E95F" w14:textId="77777777" w:rsidR="00564455" w:rsidRDefault="00564455" w:rsidP="00C4291F"/>
    <w:p w14:paraId="0B3C5F3D" w14:textId="77777777" w:rsidR="00564455" w:rsidRDefault="00564455" w:rsidP="00C4291F"/>
    <w:p w14:paraId="69981A4C" w14:textId="77777777" w:rsidR="00564455" w:rsidRDefault="00564455" w:rsidP="00C4291F"/>
    <w:p w14:paraId="1F4142FC" w14:textId="77777777" w:rsidR="00564455" w:rsidRDefault="00564455" w:rsidP="00C4291F"/>
    <w:p w14:paraId="2355A025" w14:textId="1B573153" w:rsidR="00186C26" w:rsidRDefault="00186C26" w:rsidP="00A45596">
      <w:pPr>
        <w:pStyle w:val="a9"/>
        <w:numPr>
          <w:ilvl w:val="0"/>
          <w:numId w:val="2"/>
        </w:numPr>
        <w:ind w:left="360"/>
        <w:rPr>
          <w:b/>
          <w:bCs/>
          <w:sz w:val="28"/>
          <w:szCs w:val="28"/>
        </w:rPr>
      </w:pPr>
      <w:r w:rsidRPr="00A45596">
        <w:rPr>
          <w:b/>
          <w:bCs/>
          <w:sz w:val="28"/>
          <w:szCs w:val="28"/>
        </w:rPr>
        <w:lastRenderedPageBreak/>
        <w:t>Background</w:t>
      </w:r>
    </w:p>
    <w:p w14:paraId="4F6D0DA9" w14:textId="77777777" w:rsidR="00172BCB" w:rsidRPr="00A45596" w:rsidRDefault="00172BCB" w:rsidP="00172BCB">
      <w:pPr>
        <w:pStyle w:val="a9"/>
        <w:ind w:left="360"/>
        <w:rPr>
          <w:b/>
          <w:bCs/>
          <w:sz w:val="28"/>
          <w:szCs w:val="28"/>
        </w:rPr>
      </w:pPr>
    </w:p>
    <w:p w14:paraId="1E4B6425" w14:textId="2515D8B1" w:rsidR="00186C26" w:rsidRPr="001C23FC" w:rsidRDefault="00186C26" w:rsidP="00172BCB">
      <w:pPr>
        <w:pStyle w:val="a9"/>
        <w:numPr>
          <w:ilvl w:val="1"/>
          <w:numId w:val="2"/>
        </w:numPr>
        <w:ind w:left="375"/>
        <w:rPr>
          <w:b/>
          <w:bCs/>
        </w:rPr>
      </w:pPr>
      <w:r w:rsidRPr="001C23FC">
        <w:rPr>
          <w:b/>
          <w:bCs/>
        </w:rPr>
        <w:t>Graph Embedding</w:t>
      </w:r>
    </w:p>
    <w:p w14:paraId="4C9256B9" w14:textId="57B77AFE" w:rsidR="00186C26" w:rsidRDefault="006F1663" w:rsidP="00172BCB">
      <w:pPr>
        <w:pStyle w:val="a9"/>
        <w:ind w:left="375"/>
      </w:pPr>
      <w:r>
        <w:t xml:space="preserve">Graph </w:t>
      </w:r>
      <w:r w:rsidR="00053988">
        <w:t>E</w:t>
      </w:r>
      <w:r>
        <w:t xml:space="preserve">mbedding </w:t>
      </w:r>
      <w:r w:rsidR="00053988">
        <w:t xml:space="preserve">[10] </w:t>
      </w:r>
      <w:r w:rsidR="00D226B7">
        <w:t xml:space="preserve">illustrated in </w:t>
      </w:r>
      <w:r w:rsidR="00F13EF9">
        <w:t xml:space="preserve">Fig. </w:t>
      </w:r>
      <w:r w:rsidR="00953178">
        <w:t>2</w:t>
      </w:r>
      <w:r w:rsidR="00C96DA5">
        <w:t xml:space="preserve"> </w:t>
      </w:r>
      <w:r>
        <w:t>is a technique designed</w:t>
      </w:r>
      <w:r w:rsidR="00186C26">
        <w:t xml:space="preserve"> to transform nodes and edges in</w:t>
      </w:r>
      <w:r w:rsidR="00806CF5">
        <w:t>to</w:t>
      </w:r>
      <w:r w:rsidR="00186C26">
        <w:t xml:space="preserve"> a graph into a vector space while preserving the </w:t>
      </w:r>
      <w:r w:rsidR="00041411">
        <w:t>essential structural and relational properties of the original graph</w:t>
      </w:r>
      <w:r w:rsidR="00186C26">
        <w:t>.</w:t>
      </w:r>
      <w:r w:rsidR="00B53025" w:rsidRPr="00B53025">
        <w:t xml:space="preserve"> </w:t>
      </w:r>
      <w:r w:rsidR="00B53025">
        <w:t>This transformation enables efficient processing and analysis of graph-based data, facilitating tasks such as link prediction, clustering, and anomaly detection.</w:t>
      </w:r>
    </w:p>
    <w:p w14:paraId="7DC6D684" w14:textId="7D6CE5A5" w:rsidR="00565246" w:rsidRDefault="00186C26" w:rsidP="00186C26">
      <w:pPr>
        <w:pStyle w:val="a9"/>
        <w:ind w:left="2160"/>
      </w:pPr>
      <w:r>
        <w:rPr>
          <w:noProof/>
        </w:rPr>
        <w:drawing>
          <wp:anchor distT="0" distB="0" distL="114300" distR="114300" simplePos="0" relativeHeight="251658240" behindDoc="1" locked="0" layoutInCell="1" allowOverlap="1" wp14:anchorId="1A62A296" wp14:editId="0E0BE571">
            <wp:simplePos x="0" y="0"/>
            <wp:positionH relativeFrom="column">
              <wp:posOffset>1019175</wp:posOffset>
            </wp:positionH>
            <wp:positionV relativeFrom="paragraph">
              <wp:posOffset>10795</wp:posOffset>
            </wp:positionV>
            <wp:extent cx="4457700" cy="2314575"/>
            <wp:effectExtent l="0" t="0" r="0" b="9525"/>
            <wp:wrapTight wrapText="bothSides">
              <wp:wrapPolygon edited="0">
                <wp:start x="0" y="0"/>
                <wp:lineTo x="0" y="21511"/>
                <wp:lineTo x="21508" y="21511"/>
                <wp:lineTo x="21508" y="0"/>
                <wp:lineTo x="0" y="0"/>
              </wp:wrapPolygon>
            </wp:wrapTight>
            <wp:docPr id="3" name="תמונה 1" descr="תמונה שמכילה טקסט, תרשים, קו,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תמונה 1" descr="תמונה שמכילה טקסט, תרשים, קו, צילום מסך&#10;&#10;התיאור נוצר באופן אוטומטי"/>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457700" cy="2314575"/>
                    </a:xfrm>
                    <a:prstGeom prst="rect">
                      <a:avLst/>
                    </a:prstGeom>
                  </pic:spPr>
                </pic:pic>
              </a:graphicData>
            </a:graphic>
          </wp:anchor>
        </w:drawing>
      </w:r>
      <w:r>
        <w:br/>
      </w:r>
      <w:r w:rsidRPr="00186C26">
        <w:t xml:space="preserve">Figure </w:t>
      </w:r>
      <w:r w:rsidR="00815C50">
        <w:rPr>
          <w:rFonts w:hint="cs"/>
          <w:rtl/>
        </w:rPr>
        <w:t>2</w:t>
      </w:r>
      <w:r w:rsidRPr="00186C26">
        <w:t>: Schematic of graph (node) embedding</w:t>
      </w:r>
      <w:r w:rsidR="00232634">
        <w:t>.</w:t>
      </w:r>
    </w:p>
    <w:p w14:paraId="78CC5B33" w14:textId="77777777" w:rsidR="00A3733B" w:rsidRDefault="00A3733B" w:rsidP="00186C26">
      <w:pPr>
        <w:pStyle w:val="a9"/>
        <w:ind w:left="2160"/>
      </w:pPr>
    </w:p>
    <w:p w14:paraId="0B90B53B" w14:textId="4D1E2F4A" w:rsidR="00565246" w:rsidRDefault="00186C26" w:rsidP="001C23FC">
      <w:pPr>
        <w:pStyle w:val="a9"/>
        <w:numPr>
          <w:ilvl w:val="1"/>
          <w:numId w:val="2"/>
        </w:numPr>
        <w:ind w:left="375"/>
        <w:rPr>
          <w:b/>
          <w:bCs/>
        </w:rPr>
      </w:pPr>
      <w:r w:rsidRPr="001C23FC">
        <w:rPr>
          <w:b/>
          <w:bCs/>
        </w:rPr>
        <w:t>Generative Adversarial Network (GAN)</w:t>
      </w:r>
    </w:p>
    <w:p w14:paraId="224B2A40" w14:textId="77777777" w:rsidR="00C97853" w:rsidRPr="001C23FC" w:rsidRDefault="00C97853" w:rsidP="00180C22">
      <w:pPr>
        <w:pStyle w:val="a9"/>
        <w:ind w:left="375"/>
        <w:rPr>
          <w:b/>
          <w:bCs/>
        </w:rPr>
      </w:pPr>
    </w:p>
    <w:p w14:paraId="351C490E" w14:textId="6E07E978" w:rsidR="009E400D" w:rsidRDefault="00D1132E" w:rsidP="00AA5D83">
      <w:pPr>
        <w:pStyle w:val="a9"/>
        <w:ind w:left="0"/>
        <w:rPr>
          <w:rtl/>
        </w:rPr>
      </w:pPr>
      <w:r w:rsidRPr="00480949">
        <w:t>A</w:t>
      </w:r>
      <w:r w:rsidRPr="00B05E2F">
        <w:rPr>
          <w:b/>
          <w:bCs/>
        </w:rPr>
        <w:t xml:space="preserve"> </w:t>
      </w:r>
      <w:r w:rsidRPr="00B05E2F">
        <w:rPr>
          <w:rStyle w:val="af9"/>
          <w:b w:val="0"/>
        </w:rPr>
        <w:t xml:space="preserve">Generative Adversarial Network </w:t>
      </w:r>
      <w:r>
        <w:t>(</w:t>
      </w:r>
      <w:r w:rsidR="00186C26">
        <w:t>GAN</w:t>
      </w:r>
      <w:r>
        <w:t>)</w:t>
      </w:r>
      <w:r w:rsidR="00186C26">
        <w:t xml:space="preserve"> </w:t>
      </w:r>
      <w:r w:rsidR="00480949">
        <w:t xml:space="preserve">[1] </w:t>
      </w:r>
      <w:r w:rsidR="00D226B7" w:rsidRPr="00D226B7">
        <w:t xml:space="preserve">illustrated in </w:t>
      </w:r>
      <w:r w:rsidR="00F65B99">
        <w:t xml:space="preserve">Fig. </w:t>
      </w:r>
      <w:r w:rsidR="00C96DA5">
        <w:t xml:space="preserve">3 </w:t>
      </w:r>
      <w:r w:rsidR="00186C26">
        <w:t xml:space="preserve">is </w:t>
      </w:r>
      <w:r>
        <w:t>a type of</w:t>
      </w:r>
      <w:r w:rsidR="00DC3E71">
        <w:t xml:space="preserve"> </w:t>
      </w:r>
      <w:r w:rsidR="00186C26">
        <w:t xml:space="preserve">generative model </w:t>
      </w:r>
      <w:r w:rsidR="00DC3E71">
        <w:t>designed</w:t>
      </w:r>
      <w:r w:rsidR="00186C26">
        <w:t xml:space="preserve"> to produce </w:t>
      </w:r>
      <w:r w:rsidR="00A07312">
        <w:t>high-quality synthetic data</w:t>
      </w:r>
      <w:r w:rsidR="00186C26">
        <w:t xml:space="preserve">. </w:t>
      </w:r>
      <w:r w:rsidR="00A07312">
        <w:t xml:space="preserve">It </w:t>
      </w:r>
      <w:r w:rsidR="00186C26">
        <w:t xml:space="preserve">consists of two </w:t>
      </w:r>
      <w:r w:rsidR="00982342">
        <w:t>primary components</w:t>
      </w:r>
      <w:r w:rsidR="00186C26">
        <w:t xml:space="preserve">: </w:t>
      </w:r>
      <w:r w:rsidR="00982342">
        <w:t xml:space="preserve">the </w:t>
      </w:r>
      <w:r w:rsidR="00186C26">
        <w:t xml:space="preserve">Generator and </w:t>
      </w:r>
      <w:r w:rsidR="00982342">
        <w:t xml:space="preserve">the </w:t>
      </w:r>
      <w:r w:rsidR="00186C26">
        <w:t xml:space="preserve">Discriminator. The </w:t>
      </w:r>
      <w:r w:rsidR="00982342">
        <w:t>G</w:t>
      </w:r>
      <w:r w:rsidR="00186C26">
        <w:t xml:space="preserve">enerator </w:t>
      </w:r>
      <w:r w:rsidR="00982342">
        <w:t xml:space="preserve">aims </w:t>
      </w:r>
      <w:r w:rsidR="00186C26">
        <w:t xml:space="preserve">to create </w:t>
      </w:r>
      <w:r w:rsidR="00DD69A7">
        <w:t>realistic</w:t>
      </w:r>
      <w:r w:rsidR="00186C26">
        <w:t xml:space="preserve"> data samples based on </w:t>
      </w:r>
      <w:r w:rsidR="00A4392C">
        <w:t xml:space="preserve">patterns learned from </w:t>
      </w:r>
      <w:r w:rsidR="00186C26">
        <w:t xml:space="preserve">real data, </w:t>
      </w:r>
      <w:r w:rsidR="00A4392C">
        <w:t>while</w:t>
      </w:r>
      <w:r w:rsidR="00186C26">
        <w:t xml:space="preserve"> the </w:t>
      </w:r>
      <w:r w:rsidR="00D73CA4">
        <w:t>Discriminator</w:t>
      </w:r>
      <w:r w:rsidR="00A4392C">
        <w:t xml:space="preserve"> </w:t>
      </w:r>
      <w:r w:rsidR="00186C26">
        <w:t xml:space="preserve">is </w:t>
      </w:r>
      <w:r w:rsidR="00D73CA4">
        <w:t>responsible for</w:t>
      </w:r>
      <w:r w:rsidR="00186C26">
        <w:t xml:space="preserve"> </w:t>
      </w:r>
      <w:r w:rsidR="00C172BD">
        <w:t>distinguishing between real and synthetic samples</w:t>
      </w:r>
      <w:r w:rsidR="00186C26">
        <w:t xml:space="preserve">. The model </w:t>
      </w:r>
      <w:r w:rsidR="00C172BD">
        <w:t>under</w:t>
      </w:r>
      <w:r w:rsidR="00186C26">
        <w:t xml:space="preserve">goes </w:t>
      </w:r>
      <w:r w:rsidR="001845AE">
        <w:t xml:space="preserve">an iterative adversarial </w:t>
      </w:r>
      <w:r w:rsidR="00186C26">
        <w:t xml:space="preserve">training process </w:t>
      </w:r>
      <w:r w:rsidR="000B11F0">
        <w:t>where both components continuously improve through trial and error. This optimization process refines the weights of the neural network, ultimately enhancing the quality and reliability of the generated data.</w:t>
      </w:r>
    </w:p>
    <w:p w14:paraId="577B7ED4" w14:textId="6498BD2A" w:rsidR="00186C26" w:rsidRDefault="00186C26" w:rsidP="00AA5D83">
      <w:pPr>
        <w:pStyle w:val="a9"/>
        <w:ind w:left="0"/>
      </w:pPr>
      <w:r>
        <w:rPr>
          <w:noProof/>
        </w:rPr>
        <w:lastRenderedPageBreak/>
        <w:drawing>
          <wp:inline distT="0" distB="0" distL="0" distR="0" wp14:anchorId="688D7990" wp14:editId="167D8506">
            <wp:extent cx="4597400" cy="2406015"/>
            <wp:effectExtent l="0" t="0" r="0" b="0"/>
            <wp:docPr id="5" name="תמונה 1" descr="חיפוש בשאילתת סרגל ציד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תמונה 5" descr="חיפוש בשאילתת סרגל צידי"/>
                    <pic:cNvPicPr>
                      <a:picLocks noChangeAspect="1"/>
                    </pic:cNvPicPr>
                  </pic:nvPicPr>
                  <pic:blipFill rotWithShape="1">
                    <a:blip r:embed="rId14" cstate="print">
                      <a:extLst>
                        <a:ext uri="{28A0092B-C50C-407E-A947-70E740481C1C}">
                          <a14:useLocalDpi xmlns:a14="http://schemas.microsoft.com/office/drawing/2010/main" val="0"/>
                        </a:ext>
                      </a:extLst>
                    </a:blip>
                    <a:srcRect l="8341" t="7271" r="4482" b="11605"/>
                    <a:stretch/>
                  </pic:blipFill>
                  <pic:spPr bwMode="auto">
                    <a:xfrm>
                      <a:off x="0" y="0"/>
                      <a:ext cx="4597400" cy="2406015"/>
                    </a:xfrm>
                    <a:prstGeom prst="rect">
                      <a:avLst/>
                    </a:prstGeom>
                    <a:noFill/>
                    <a:ln>
                      <a:noFill/>
                    </a:ln>
                    <a:extLst>
                      <a:ext uri="{53640926-AAD7-44D8-BBD7-CCE9431645EC}">
                        <a14:shadowObscured xmlns:a14="http://schemas.microsoft.com/office/drawing/2010/main"/>
                      </a:ext>
                    </a:extLst>
                  </pic:spPr>
                </pic:pic>
              </a:graphicData>
            </a:graphic>
          </wp:inline>
        </w:drawing>
      </w:r>
    </w:p>
    <w:p w14:paraId="2E324A48" w14:textId="35B0CC64" w:rsidR="00186C26" w:rsidRDefault="00186C26" w:rsidP="00EC3BE5">
      <w:pPr>
        <w:pStyle w:val="a9"/>
        <w:ind w:left="1095"/>
        <w:jc w:val="center"/>
        <w:rPr>
          <w:rtl/>
        </w:rPr>
      </w:pPr>
      <w:r>
        <w:t>Fi</w:t>
      </w:r>
      <w:r w:rsidRPr="00186C26">
        <w:t xml:space="preserve">gure </w:t>
      </w:r>
      <w:r w:rsidR="00815C50">
        <w:rPr>
          <w:rFonts w:hint="cs"/>
          <w:rtl/>
        </w:rPr>
        <w:t>3</w:t>
      </w:r>
      <w:r w:rsidRPr="00186C26">
        <w:t>: The basic architecture of GANs</w:t>
      </w:r>
      <w:r w:rsidR="00232634">
        <w:t>.</w:t>
      </w:r>
      <w:r w:rsidRPr="00186C26">
        <w:t xml:space="preserve"> </w:t>
      </w:r>
    </w:p>
    <w:p w14:paraId="093ABF97" w14:textId="77777777" w:rsidR="00C22A85" w:rsidRDefault="00C22A85" w:rsidP="00EC3BE5">
      <w:pPr>
        <w:pStyle w:val="a9"/>
        <w:ind w:left="1095"/>
        <w:jc w:val="center"/>
      </w:pPr>
    </w:p>
    <w:p w14:paraId="60B61037" w14:textId="09998F68" w:rsidR="00DF372C" w:rsidRDefault="00DF372C" w:rsidP="00C22A85">
      <w:pPr>
        <w:pStyle w:val="a9"/>
        <w:ind w:left="0"/>
        <w:rPr>
          <w:rtl/>
        </w:rPr>
      </w:pPr>
      <w:r w:rsidRPr="00DF372C">
        <w:t>In the context of this project, the GAN framework is specifically adapted for directed graphs. Instead of generating generic data samples, the generators in our model propose potential source and target neighbors for each node. These suggestions aim to reconstruct missing citation links in a directed citation network. The discriminator evaluates the proposed links, distinguishing between real and synthetic citations, and thus refines the embedding quality and improves link prediction accuracy.</w:t>
      </w:r>
    </w:p>
    <w:p w14:paraId="79F319EE" w14:textId="1BB07267" w:rsidR="00D278A5" w:rsidRDefault="00D278A5" w:rsidP="00D278A5">
      <w:r w:rsidRPr="00F67276">
        <w:rPr>
          <w:b/>
          <w:bCs/>
        </w:rPr>
        <w:t>3.2.1 Positive Sample</w:t>
      </w:r>
      <w:r w:rsidRPr="00F67276">
        <w:rPr>
          <w:b/>
          <w:bCs/>
        </w:rPr>
        <w:br/>
      </w:r>
      <w:r>
        <w:t xml:space="preserve">Positive samples refer to data points derived from true distribution of the dataset, often referred to as ground truth. These samples represent real data and serve as a benchmark for the discriminator, which uses them to compare against synthetic (negative) samples produced by the generator. By evaluating the difference between positive and negative samples, the discriminator computes a </w:t>
      </w:r>
      <w:r w:rsidRPr="0011373E">
        <w:rPr>
          <w:rStyle w:val="af9"/>
          <w:b w:val="0"/>
          <w:bCs w:val="0"/>
        </w:rPr>
        <w:t>loss function</w:t>
      </w:r>
      <w:r>
        <w:t xml:space="preserve"> that guides the model’s learning process.</w:t>
      </w:r>
      <w:r>
        <w:br/>
      </w:r>
      <w:r w:rsidRPr="00DF372C">
        <w:t>In our project, positive samples refer to actual citation links between papers in the original dataset, which serve as ground truth during the adversarial training process.</w:t>
      </w:r>
    </w:p>
    <w:p w14:paraId="319A0528" w14:textId="77777777" w:rsidR="00397276" w:rsidRDefault="00D278A5" w:rsidP="005A1213">
      <w:r w:rsidRPr="00F67276">
        <w:rPr>
          <w:b/>
          <w:bCs/>
        </w:rPr>
        <w:t>3.2.2 Negative Sample</w:t>
      </w:r>
      <w:r w:rsidRPr="00F67276">
        <w:rPr>
          <w:b/>
          <w:bCs/>
        </w:rPr>
        <w:br/>
      </w:r>
      <w:r>
        <w:t>Negative samples are artificially generated data points produced by the generator</w:t>
      </w:r>
      <w:r w:rsidRPr="00587701">
        <w:t xml:space="preserve"> </w:t>
      </w:r>
      <w:r>
        <w:t xml:space="preserve">during the training process. These samples attempt to mimic real data and are evaluated against positive samples by the </w:t>
      </w:r>
      <w:r w:rsidRPr="0011373E">
        <w:rPr>
          <w:rStyle w:val="af9"/>
          <w:b w:val="0"/>
          <w:bCs w:val="0"/>
        </w:rPr>
        <w:t>discriminator</w:t>
      </w:r>
      <w:r>
        <w:t xml:space="preserve">. </w:t>
      </w:r>
      <w:r w:rsidRPr="006874B9">
        <w:t xml:space="preserve"> </w:t>
      </w:r>
      <w:r>
        <w:t xml:space="preserve">The effectiveness of the </w:t>
      </w:r>
      <w:r w:rsidRPr="0011373E">
        <w:rPr>
          <w:rStyle w:val="af9"/>
          <w:b w:val="0"/>
          <w:bCs w:val="0"/>
        </w:rPr>
        <w:t>generator</w:t>
      </w:r>
      <w:r>
        <w:t xml:space="preserve"> improves as it learns to produce negative samples that become increasingly indistinguishable from positive ones, thereby reducing the </w:t>
      </w:r>
      <w:r w:rsidRPr="0011373E">
        <w:rPr>
          <w:rStyle w:val="af9"/>
          <w:b w:val="0"/>
          <w:bCs w:val="0"/>
        </w:rPr>
        <w:t>discriminator's</w:t>
      </w:r>
      <w:r>
        <w:t xml:space="preserve"> ability to differentiate between real and synthetic data.</w:t>
      </w:r>
      <w:r>
        <w:br/>
      </w:r>
      <w:r w:rsidRPr="00DF372C">
        <w:t xml:space="preserve">In this project, negative samples are synthetic citation links generated by the two </w:t>
      </w:r>
      <w:r w:rsidRPr="00DF372C">
        <w:lastRenderedPageBreak/>
        <w:t>generators in DGGAN. These are evaluated against the real citations by the discriminator to improve its classification accuracy.</w:t>
      </w:r>
    </w:p>
    <w:p w14:paraId="35C55CAC" w14:textId="6FA813A9" w:rsidR="005A1213" w:rsidRDefault="00D278A5" w:rsidP="005A1213">
      <w:r w:rsidRPr="00F67276">
        <w:rPr>
          <w:b/>
          <w:bCs/>
        </w:rPr>
        <w:t>3.2.3 Objective Function</w:t>
      </w:r>
      <w:r w:rsidRPr="00F67276">
        <w:rPr>
          <w:b/>
          <w:bCs/>
        </w:rPr>
        <w:br/>
      </w:r>
      <w:r>
        <w:t xml:space="preserve">The </w:t>
      </w:r>
      <w:r w:rsidRPr="006E7E8D">
        <w:t>objective functio</w:t>
      </w:r>
      <w:r w:rsidRPr="00B3112B">
        <w:rPr>
          <w:rStyle w:val="af9"/>
          <w:b w:val="0"/>
          <w:bCs w:val="0"/>
        </w:rPr>
        <w:t>n</w:t>
      </w:r>
      <w:r>
        <w:t xml:space="preserve"> plays a crucial role in optimizing the performance of the GAN model. Its primary goal is to minimize the generator’s error while forcing the discriminator to misclassify synthetic samples as real. Mathematically this process is expressed by the following equation:</w:t>
      </w:r>
      <w:r>
        <w:br/>
        <w:t xml:space="preserve">(1) </w:t>
      </w:r>
      <w:r w:rsidRPr="00A31C46">
        <w:rPr>
          <w:position w:val="-22"/>
        </w:rPr>
        <w:object w:dxaOrig="6800" w:dyaOrig="560" w14:anchorId="0A6410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0.35pt;height:27.6pt" o:ole="">
            <v:imagedata r:id="rId15" o:title=""/>
          </v:shape>
          <o:OLEObject Type="Embed" ProgID="Equation.DSMT4" ShapeID="_x0000_i1025" DrawAspect="Content" ObjectID="_1822675378" r:id="rId16"/>
        </w:object>
      </w:r>
      <w:r>
        <w:br/>
        <w:t>Equation (10) represents the objective function of a Generative Adversarial Network (GAN), specially used in adversarial learning for graph embedding, where: represents:</w:t>
      </w:r>
      <w:r>
        <w:br/>
      </w:r>
      <w:r>
        <w:tab/>
        <w:t xml:space="preserve">1. </w:t>
      </w:r>
      <m:oMath>
        <m:limLow>
          <m:limLowPr>
            <m:ctrlPr>
              <w:rPr>
                <w:rFonts w:ascii="Cambria Math" w:hAnsi="Cambria Math"/>
                <w:i/>
              </w:rPr>
            </m:ctrlPr>
          </m:limLowPr>
          <m:e>
            <m:r>
              <w:rPr>
                <w:rFonts w:ascii="Cambria Math" w:hAnsi="Cambria Math"/>
              </w:rPr>
              <m:t>min</m:t>
            </m:r>
          </m:e>
          <m:lim>
            <m:sSup>
              <m:sSupPr>
                <m:ctrlPr>
                  <w:rPr>
                    <w:rFonts w:ascii="Cambria Math" w:hAnsi="Cambria Math"/>
                    <w:i/>
                  </w:rPr>
                </m:ctrlPr>
              </m:sSupPr>
              <m:e>
                <m:r>
                  <w:rPr>
                    <w:rFonts w:ascii="Cambria Math" w:hAnsi="Cambria Math"/>
                  </w:rPr>
                  <m:t>θ</m:t>
                </m:r>
              </m:e>
              <m:sup>
                <m:r>
                  <w:rPr>
                    <w:rFonts w:ascii="Cambria Math" w:hAnsi="Cambria Math"/>
                  </w:rPr>
                  <m:t>G</m:t>
                </m:r>
              </m:sup>
            </m:sSup>
          </m:lim>
        </m:limLow>
        <m:r>
          <w:rPr>
            <w:rFonts w:ascii="Cambria Math" w:hAnsi="Cambria Math"/>
          </w:rPr>
          <m:t xml:space="preserve"> </m:t>
        </m:r>
        <m:limLow>
          <m:limLowPr>
            <m:ctrlPr>
              <w:rPr>
                <w:rFonts w:ascii="Cambria Math" w:hAnsi="Cambria Math"/>
                <w:i/>
              </w:rPr>
            </m:ctrlPr>
          </m:limLowPr>
          <m:e>
            <m:r>
              <w:rPr>
                <w:rFonts w:ascii="Cambria Math" w:hAnsi="Cambria Math"/>
              </w:rPr>
              <m:t>max</m:t>
            </m:r>
          </m:e>
          <m:lim>
            <m:sSup>
              <m:sSupPr>
                <m:ctrlPr>
                  <w:rPr>
                    <w:rFonts w:ascii="Cambria Math" w:hAnsi="Cambria Math"/>
                    <w:i/>
                  </w:rPr>
                </m:ctrlPr>
              </m:sSupPr>
              <m:e>
                <m:r>
                  <w:rPr>
                    <w:rFonts w:ascii="Cambria Math" w:hAnsi="Cambria Math"/>
                  </w:rPr>
                  <m:t>θ</m:t>
                </m:r>
              </m:e>
              <m:sup>
                <m:r>
                  <w:rPr>
                    <w:rFonts w:ascii="Cambria Math" w:hAnsi="Cambria Math"/>
                  </w:rPr>
                  <m:t>D</m:t>
                </m:r>
              </m:sup>
            </m:sSup>
          </m:lim>
        </m:limLow>
      </m:oMath>
      <w:r>
        <w:rPr>
          <w:rFonts w:eastAsiaTheme="minorEastAsia"/>
        </w:rPr>
        <w:t xml:space="preserve"> </w:t>
      </w:r>
      <w:r w:rsidR="00A53092">
        <w:rPr>
          <w:rFonts w:eastAsiaTheme="minorEastAsia"/>
        </w:rPr>
        <w:t xml:space="preserve">; </w:t>
      </w:r>
      <w:r w:rsidR="00A53092">
        <w:t>signifies</w:t>
      </w:r>
      <w:r>
        <w:t xml:space="preserve"> a minimax game between two neural networks:</w:t>
      </w:r>
    </w:p>
    <w:p w14:paraId="6975A603" w14:textId="3C6C5971" w:rsidR="00D278A5" w:rsidRPr="000B4C8D" w:rsidRDefault="005A1213" w:rsidP="006E7E8D">
      <w:pPr>
        <w:ind w:left="1440"/>
      </w:pPr>
      <w:r>
        <w:t>*</w:t>
      </w:r>
      <w:r>
        <w:tab/>
      </w:r>
      <w:r w:rsidR="00D278A5">
        <w:t>Generator (</w:t>
      </w:r>
      <m:oMath>
        <m:r>
          <w:rPr>
            <w:rFonts w:ascii="Cambria Math" w:hAnsi="Cambria Math"/>
          </w:rPr>
          <m:t>G</m:t>
        </m:r>
      </m:oMath>
      <w:r w:rsidR="00D278A5">
        <w:t xml:space="preserve">) with parameters </w:t>
      </w:r>
      <m:oMath>
        <m:sSup>
          <m:sSupPr>
            <m:ctrlPr>
              <w:rPr>
                <w:rFonts w:ascii="Cambria Math" w:hAnsi="Cambria Math"/>
                <w:i/>
              </w:rPr>
            </m:ctrlPr>
          </m:sSupPr>
          <m:e>
            <m:r>
              <w:rPr>
                <w:rFonts w:ascii="Cambria Math" w:hAnsi="Cambria Math"/>
              </w:rPr>
              <m:t>θ</m:t>
            </m:r>
          </m:e>
          <m:sup>
            <m:r>
              <w:rPr>
                <w:rFonts w:ascii="Cambria Math" w:hAnsi="Cambria Math"/>
              </w:rPr>
              <m:t>G</m:t>
            </m:r>
          </m:sup>
        </m:sSup>
      </m:oMath>
      <w:r w:rsidR="00D278A5" w:rsidRPr="00D278A5">
        <w:rPr>
          <w:rFonts w:eastAsiaTheme="minorEastAsia"/>
        </w:rPr>
        <w:br/>
        <w:t>*</w:t>
      </w:r>
      <w:r w:rsidR="00D278A5" w:rsidRPr="00D278A5">
        <w:rPr>
          <w:rFonts w:eastAsiaTheme="minorEastAsia"/>
        </w:rPr>
        <w:tab/>
        <w:t>Discriminator (</w:t>
      </w:r>
      <m:oMath>
        <m:r>
          <w:rPr>
            <w:rFonts w:ascii="Cambria Math" w:eastAsiaTheme="minorEastAsia" w:hAnsi="Cambria Math"/>
          </w:rPr>
          <m:t>D</m:t>
        </m:r>
      </m:oMath>
      <w:r w:rsidR="00D278A5" w:rsidRPr="00D278A5">
        <w:rPr>
          <w:rFonts w:eastAsiaTheme="minorEastAsia"/>
        </w:rPr>
        <w:t xml:space="preserve">) with parameters </w:t>
      </w:r>
      <m:oMath>
        <m:sSup>
          <m:sSupPr>
            <m:ctrlPr>
              <w:rPr>
                <w:rFonts w:ascii="Cambria Math" w:hAnsi="Cambria Math"/>
                <w:i/>
              </w:rPr>
            </m:ctrlPr>
          </m:sSupPr>
          <m:e>
            <m:r>
              <w:rPr>
                <w:rFonts w:ascii="Cambria Math" w:hAnsi="Cambria Math"/>
              </w:rPr>
              <m:t>θ</m:t>
            </m:r>
          </m:e>
          <m:sup>
            <m:r>
              <w:rPr>
                <w:rFonts w:ascii="Cambria Math" w:hAnsi="Cambria Math"/>
              </w:rPr>
              <m:t>D</m:t>
            </m:r>
          </m:sup>
        </m:sSup>
      </m:oMath>
    </w:p>
    <w:p w14:paraId="267D85EE" w14:textId="76883B03" w:rsidR="005A1213" w:rsidRPr="006E7E8D" w:rsidRDefault="00D278A5" w:rsidP="005A1213">
      <w:pPr>
        <w:ind w:left="720" w:firstLine="720"/>
        <w:rPr>
          <w:rFonts w:eastAsiaTheme="minorEastAsia"/>
        </w:rPr>
      </w:pPr>
      <w:r>
        <w:t xml:space="preserve">The discriminator maximizes the function to distinguish real from fake </w:t>
      </w:r>
      <w:r w:rsidR="005A1213">
        <w:t xml:space="preserve">   </w:t>
      </w:r>
      <w:r>
        <w:t>samples, while the generator minimizes it to fool the discriminator.</w:t>
      </w:r>
      <w:r w:rsidR="005A1213">
        <w:br/>
        <w:t xml:space="preserve">2. </w:t>
      </w:r>
      <m:oMath>
        <m:sSub>
          <m:sSubPr>
            <m:ctrlPr>
              <w:rPr>
                <w:rFonts w:ascii="Cambria Math" w:hAnsi="Cambria Math"/>
                <w:i/>
              </w:rPr>
            </m:ctrlPr>
          </m:sSubPr>
          <m:e>
            <m:r>
              <w:rPr>
                <w:rFonts w:ascii="Cambria Math" w:hAnsi="Cambria Math"/>
              </w:rPr>
              <m:t>E</m:t>
            </m:r>
          </m:e>
          <m:sub>
            <m:r>
              <w:rPr>
                <w:rFonts w:ascii="Cambria Math" w:hAnsi="Cambria Math"/>
              </w:rPr>
              <m:t>x~</m:t>
            </m:r>
            <m:sSub>
              <m:sSubPr>
                <m:ctrlPr>
                  <w:rPr>
                    <w:rFonts w:ascii="Cambria Math" w:hAnsi="Cambria Math"/>
                    <w:i/>
                  </w:rPr>
                </m:ctrlPr>
              </m:sSubPr>
              <m:e>
                <m:r>
                  <w:rPr>
                    <w:rFonts w:ascii="Cambria Math" w:hAnsi="Cambria Math"/>
                  </w:rPr>
                  <m:t>P</m:t>
                </m:r>
              </m:e>
              <m:sub>
                <m:r>
                  <w:rPr>
                    <w:rFonts w:ascii="Cambria Math" w:hAnsi="Cambria Math"/>
                  </w:rPr>
                  <m:t>data</m:t>
                </m:r>
                <m:d>
                  <m:dPr>
                    <m:ctrlPr>
                      <w:rPr>
                        <w:rFonts w:ascii="Cambria Math" w:hAnsi="Cambria Math"/>
                        <w:i/>
                      </w:rPr>
                    </m:ctrlPr>
                  </m:dPr>
                  <m:e>
                    <m:r>
                      <w:rPr>
                        <w:rFonts w:ascii="Cambria Math" w:hAnsi="Cambria Math"/>
                      </w:rPr>
                      <m:t>x</m:t>
                    </m:r>
                  </m:e>
                </m:d>
              </m:sub>
            </m:sSub>
          </m:sub>
        </m:sSub>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D</m:t>
                </m:r>
                <m:d>
                  <m:dPr>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θ</m:t>
                        </m:r>
                      </m:e>
                      <m:sup>
                        <m:r>
                          <w:rPr>
                            <w:rFonts w:ascii="Cambria Math" w:hAnsi="Cambria Math"/>
                          </w:rPr>
                          <m:t>D</m:t>
                        </m:r>
                      </m:sup>
                    </m:sSup>
                  </m:e>
                </m:d>
              </m:e>
            </m:func>
          </m:e>
        </m:d>
        <m:r>
          <w:rPr>
            <w:rFonts w:ascii="Cambria Math" w:hAnsi="Cambria Math"/>
          </w:rPr>
          <m:t xml:space="preserve">; </m:t>
        </m:r>
      </m:oMath>
      <w:r w:rsidR="005A1213">
        <w:t xml:space="preserve"> is the expectation over real data </w:t>
      </w:r>
      <m:oMath>
        <m:r>
          <w:rPr>
            <w:rFonts w:ascii="Cambria Math" w:hAnsi="Cambria Math"/>
          </w:rPr>
          <m:t>x</m:t>
        </m:r>
      </m:oMath>
      <w:r w:rsidR="005A1213">
        <w:t xml:space="preserve"> sampled                  from the true data distribution </w:t>
      </w:r>
      <m:oMath>
        <m:sSub>
          <m:sSubPr>
            <m:ctrlPr>
              <w:rPr>
                <w:rFonts w:ascii="Cambria Math" w:hAnsi="Cambria Math"/>
                <w:i/>
              </w:rPr>
            </m:ctrlPr>
          </m:sSubPr>
          <m:e>
            <m:r>
              <w:rPr>
                <w:rFonts w:ascii="Cambria Math" w:hAnsi="Cambria Math"/>
              </w:rPr>
              <m:t>P</m:t>
            </m:r>
          </m:e>
          <m:sub>
            <m:r>
              <w:rPr>
                <w:rFonts w:ascii="Cambria Math" w:hAnsi="Cambria Math"/>
              </w:rPr>
              <m:t>data</m:t>
            </m:r>
            <m:d>
              <m:dPr>
                <m:ctrlPr>
                  <w:rPr>
                    <w:rFonts w:ascii="Cambria Math" w:hAnsi="Cambria Math"/>
                    <w:i/>
                  </w:rPr>
                </m:ctrlPr>
              </m:dPr>
              <m:e>
                <m:r>
                  <w:rPr>
                    <w:rFonts w:ascii="Cambria Math" w:hAnsi="Cambria Math"/>
                  </w:rPr>
                  <m:t>x</m:t>
                </m:r>
              </m:e>
            </m:d>
          </m:sub>
        </m:sSub>
        <m:r>
          <w:rPr>
            <w:rFonts w:ascii="Cambria Math" w:hAnsi="Cambria Math"/>
          </w:rPr>
          <m:t>.</m:t>
        </m:r>
      </m:oMath>
    </w:p>
    <w:p w14:paraId="1B6FADE5" w14:textId="318BA0DF" w:rsidR="005A1213" w:rsidRDefault="005A1213" w:rsidP="005A1213">
      <w:pPr>
        <w:pStyle w:val="a9"/>
        <w:numPr>
          <w:ilvl w:val="0"/>
          <w:numId w:val="24"/>
        </w:numPr>
        <w:rPr>
          <w:rFonts w:eastAsiaTheme="minorEastAsia"/>
        </w:rPr>
      </w:pPr>
      <w:r>
        <w:tab/>
      </w:r>
      <m:oMath>
        <m:r>
          <w:rPr>
            <w:rFonts w:ascii="Cambria Math" w:hAnsi="Cambria Math"/>
          </w:rPr>
          <m:t>D(x;</m:t>
        </m:r>
        <m:sSup>
          <m:sSupPr>
            <m:ctrlPr>
              <w:rPr>
                <w:rFonts w:ascii="Cambria Math" w:hAnsi="Cambria Math"/>
                <w:i/>
              </w:rPr>
            </m:ctrlPr>
          </m:sSupPr>
          <m:e>
            <m:r>
              <w:rPr>
                <w:rFonts w:ascii="Cambria Math" w:hAnsi="Cambria Math"/>
              </w:rPr>
              <m:t>θ</m:t>
            </m:r>
          </m:e>
          <m:sup>
            <m:r>
              <w:rPr>
                <w:rFonts w:ascii="Cambria Math" w:hAnsi="Cambria Math"/>
              </w:rPr>
              <m:t>D</m:t>
            </m:r>
          </m:sup>
        </m:sSup>
        <m:r>
          <w:rPr>
            <w:rFonts w:ascii="Cambria Math" w:hAnsi="Cambria Math"/>
          </w:rPr>
          <m:t>)</m:t>
        </m:r>
      </m:oMath>
      <w:r>
        <w:rPr>
          <w:rFonts w:eastAsiaTheme="minorEastAsia"/>
        </w:rPr>
        <w:t xml:space="preserve"> represents the discriminator’s probability that </w:t>
      </w:r>
      <m:oMath>
        <m:r>
          <w:rPr>
            <w:rFonts w:ascii="Cambria Math" w:eastAsiaTheme="minorEastAsia" w:hAnsi="Cambria Math"/>
          </w:rPr>
          <m:t xml:space="preserve">x </m:t>
        </m:r>
      </m:oMath>
      <w:r>
        <w:rPr>
          <w:rFonts w:eastAsiaTheme="minorEastAsia"/>
        </w:rPr>
        <w:t>is real.</w:t>
      </w:r>
    </w:p>
    <w:p w14:paraId="68D9D365" w14:textId="7BAC40FD" w:rsidR="005A1213" w:rsidRPr="006E7E8D" w:rsidRDefault="005A1213" w:rsidP="005A1213">
      <w:pPr>
        <w:pStyle w:val="a9"/>
        <w:numPr>
          <w:ilvl w:val="0"/>
          <w:numId w:val="24"/>
        </w:numPr>
        <w:rPr>
          <w:rFonts w:eastAsiaTheme="minorEastAsia"/>
        </w:rPr>
      </w:pPr>
      <w:r>
        <w:t>The discriminator aims to maximize this term by correctly classifying        real data.</w:t>
      </w:r>
    </w:p>
    <w:p w14:paraId="6995549C" w14:textId="67A0318A" w:rsidR="005A1213" w:rsidRDefault="005A1213" w:rsidP="005A1213">
      <w:pPr>
        <w:pStyle w:val="a9"/>
        <w:rPr>
          <w:rFonts w:eastAsiaTheme="minorEastAsia"/>
        </w:rPr>
      </w:pPr>
      <w:r>
        <w:rPr>
          <w:rFonts w:eastAsiaTheme="minorEastAsia"/>
        </w:rPr>
        <w:t xml:space="preserve">3. </w:t>
      </w:r>
      <m:oMath>
        <m:sSub>
          <m:sSubPr>
            <m:ctrlPr>
              <w:rPr>
                <w:rFonts w:ascii="Cambria Math" w:hAnsi="Cambria Math"/>
                <w:i/>
              </w:rPr>
            </m:ctrlPr>
          </m:sSubPr>
          <m:e>
            <m:r>
              <w:rPr>
                <w:rFonts w:ascii="Cambria Math" w:hAnsi="Cambria Math"/>
              </w:rPr>
              <m:t>E</m:t>
            </m:r>
          </m:e>
          <m:sub>
            <m:r>
              <w:rPr>
                <w:rFonts w:ascii="Cambria Math" w:hAnsi="Cambria Math"/>
              </w:rPr>
              <m:t>z~</m:t>
            </m:r>
            <m:sSub>
              <m:sSubPr>
                <m:ctrlPr>
                  <w:rPr>
                    <w:rFonts w:ascii="Cambria Math" w:hAnsi="Cambria Math"/>
                    <w:i/>
                  </w:rPr>
                </m:ctrlPr>
              </m:sSubPr>
              <m:e>
                <m:r>
                  <w:rPr>
                    <w:rFonts w:ascii="Cambria Math" w:hAnsi="Cambria Math"/>
                  </w:rPr>
                  <m:t>P</m:t>
                </m:r>
              </m:e>
              <m:sub>
                <m:r>
                  <w:rPr>
                    <w:rFonts w:ascii="Cambria Math" w:hAnsi="Cambria Math"/>
                  </w:rPr>
                  <m:t>z(z)</m:t>
                </m:r>
              </m:sub>
            </m:sSub>
          </m:sub>
        </m:sSub>
        <m:r>
          <w:rPr>
            <w:rFonts w:ascii="Cambria Math" w:hAnsi="Cambria Math"/>
          </w:rPr>
          <m:t>[</m:t>
        </m:r>
        <m:r>
          <m:rPr>
            <m:sty m:val="p"/>
          </m:rPr>
          <w:rPr>
            <w:rFonts w:ascii="Cambria Math" w:hAnsi="Cambria Math"/>
          </w:rPr>
          <m:t>log⁡</m:t>
        </m:r>
        <m:r>
          <w:rPr>
            <w:rFonts w:ascii="Cambria Math" w:hAnsi="Cambria Math"/>
          </w:rPr>
          <m:t>(1-D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θ</m:t>
                    </m:r>
                  </m:e>
                  <m:sup>
                    <m:r>
                      <w:rPr>
                        <w:rFonts w:ascii="Cambria Math" w:hAnsi="Cambria Math"/>
                      </w:rPr>
                      <m:t>G</m:t>
                    </m:r>
                  </m:sup>
                </m:sSup>
              </m:e>
            </m:d>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D</m:t>
                </m:r>
              </m:sup>
            </m:sSup>
          </m:e>
        </m:d>
        <m:r>
          <w:rPr>
            <w:rFonts w:ascii="Cambria Math" w:hAnsi="Cambria Math"/>
          </w:rPr>
          <m:t>)]</m:t>
        </m:r>
      </m:oMath>
      <w:r>
        <w:rPr>
          <w:rFonts w:eastAsiaTheme="minorEastAsia"/>
        </w:rPr>
        <w:t xml:space="preserve">: </w:t>
      </w:r>
      <w:r>
        <w:t xml:space="preserve">the expectation over noise </w:t>
      </w:r>
      <m:oMath>
        <m:r>
          <w:rPr>
            <w:rFonts w:ascii="Cambria Math" w:hAnsi="Cambria Math"/>
          </w:rPr>
          <m:t>z</m:t>
        </m:r>
      </m:oMath>
      <w:r>
        <w:t xml:space="preserve"> sampled from a prior distribution </w:t>
      </w:r>
      <m:oMath>
        <m:sSub>
          <m:sSubPr>
            <m:ctrlPr>
              <w:rPr>
                <w:rFonts w:ascii="Cambria Math" w:hAnsi="Cambria Math"/>
                <w:i/>
              </w:rPr>
            </m:ctrlPr>
          </m:sSubPr>
          <m:e>
            <m:r>
              <w:rPr>
                <w:rFonts w:ascii="Cambria Math" w:hAnsi="Cambria Math"/>
              </w:rPr>
              <m:t>P</m:t>
            </m:r>
          </m:e>
          <m:sub>
            <m:r>
              <w:rPr>
                <w:rFonts w:ascii="Cambria Math" w:hAnsi="Cambria Math"/>
              </w:rPr>
              <m:t>z(z)</m:t>
            </m:r>
          </m:sub>
        </m:sSub>
      </m:oMath>
      <w:r>
        <w:rPr>
          <w:rFonts w:eastAsiaTheme="minorEastAsia"/>
        </w:rPr>
        <w:t xml:space="preserve"> (e.g., Gaussian or Uniform).</w:t>
      </w:r>
    </w:p>
    <w:p w14:paraId="578DD95A" w14:textId="63F09675" w:rsidR="005A1213" w:rsidRDefault="005A1213" w:rsidP="005A1213">
      <w:pPr>
        <w:pStyle w:val="a9"/>
        <w:ind w:firstLine="360"/>
        <w:rPr>
          <w:rFonts w:eastAsiaTheme="minorEastAsia"/>
        </w:rPr>
      </w:pPr>
      <w:r>
        <w:rPr>
          <w:rFonts w:eastAsiaTheme="minorEastAsia"/>
        </w:rPr>
        <w:t>*</w:t>
      </w:r>
      <w:r>
        <w:rPr>
          <w:rFonts w:eastAsiaTheme="minorEastAsia"/>
        </w:rPr>
        <w:tab/>
      </w:r>
      <w:r>
        <w:t xml:space="preserve">The generator </w:t>
      </w:r>
      <m:oMath>
        <m:r>
          <w:rPr>
            <w:rFonts w:ascii="Cambria Math" w:hAnsi="Cambria Math"/>
          </w:rPr>
          <m:t>G</m:t>
        </m:r>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θ</m:t>
                </m:r>
              </m:e>
              <m:sup>
                <m:r>
                  <w:rPr>
                    <w:rFonts w:ascii="Cambria Math" w:hAnsi="Cambria Math"/>
                  </w:rPr>
                  <m:t>G</m:t>
                </m:r>
              </m:sup>
            </m:sSup>
          </m:e>
        </m:d>
      </m:oMath>
      <w:r>
        <w:rPr>
          <w:rFonts w:eastAsiaTheme="minorEastAsia"/>
        </w:rPr>
        <w:t xml:space="preserve"> takes </w:t>
      </w:r>
      <m:oMath>
        <m:r>
          <w:rPr>
            <w:rFonts w:ascii="Cambria Math" w:eastAsiaTheme="minorEastAsia" w:hAnsi="Cambria Math"/>
          </w:rPr>
          <m:t>z</m:t>
        </m:r>
      </m:oMath>
      <w:r>
        <w:rPr>
          <w:rFonts w:eastAsiaTheme="minorEastAsia"/>
        </w:rPr>
        <w:t xml:space="preserve"> and generates a fake sample.</w:t>
      </w:r>
    </w:p>
    <w:p w14:paraId="6FC2349D" w14:textId="01C72FE2" w:rsidR="005A1213" w:rsidRDefault="005A1213" w:rsidP="005A1213">
      <w:pPr>
        <w:pStyle w:val="a9"/>
        <w:ind w:firstLine="360"/>
        <w:rPr>
          <w:rFonts w:eastAsiaTheme="minorEastAsia"/>
        </w:rPr>
      </w:pPr>
      <w:r>
        <w:rPr>
          <w:rFonts w:eastAsiaTheme="minorEastAsia"/>
        </w:rPr>
        <w:t>*</w:t>
      </w:r>
      <w:r>
        <w:rPr>
          <w:rFonts w:eastAsiaTheme="minorEastAsia"/>
        </w:rPr>
        <w:tab/>
      </w:r>
      <m:oMath>
        <m:r>
          <w:rPr>
            <w:rFonts w:ascii="Cambria Math" w:hAnsi="Cambria Math"/>
          </w:rPr>
          <m:t>D</m:t>
        </m:r>
        <m:d>
          <m:dPr>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z;</m:t>
                </m:r>
                <m:sSup>
                  <m:sSupPr>
                    <m:ctrlPr>
                      <w:rPr>
                        <w:rFonts w:ascii="Cambria Math" w:hAnsi="Cambria Math"/>
                        <w:i/>
                      </w:rPr>
                    </m:ctrlPr>
                  </m:sSupPr>
                  <m:e>
                    <m:r>
                      <w:rPr>
                        <w:rFonts w:ascii="Cambria Math" w:hAnsi="Cambria Math"/>
                      </w:rPr>
                      <m:t>θ</m:t>
                    </m:r>
                  </m:e>
                  <m:sup>
                    <m:r>
                      <w:rPr>
                        <w:rFonts w:ascii="Cambria Math" w:hAnsi="Cambria Math"/>
                      </w:rPr>
                      <m:t>G</m:t>
                    </m:r>
                  </m:sup>
                </m:sSup>
              </m:e>
            </m:d>
            <m:r>
              <w:rPr>
                <w:rFonts w:ascii="Cambria Math" w:hAnsi="Cambria Math"/>
              </w:rPr>
              <m:t>;</m:t>
            </m:r>
            <m:sSup>
              <m:sSupPr>
                <m:ctrlPr>
                  <w:rPr>
                    <w:rFonts w:ascii="Cambria Math" w:hAnsi="Cambria Math"/>
                    <w:i/>
                  </w:rPr>
                </m:ctrlPr>
              </m:sSupPr>
              <m:e>
                <m:r>
                  <w:rPr>
                    <w:rFonts w:ascii="Cambria Math" w:hAnsi="Cambria Math"/>
                  </w:rPr>
                  <m:t>θ</m:t>
                </m:r>
              </m:e>
              <m:sup>
                <m:r>
                  <w:rPr>
                    <w:rFonts w:ascii="Cambria Math" w:hAnsi="Cambria Math"/>
                  </w:rPr>
                  <m:t>D</m:t>
                </m:r>
              </m:sup>
            </m:sSup>
          </m:e>
        </m:d>
      </m:oMath>
      <w:r>
        <w:rPr>
          <w:rFonts w:eastAsiaTheme="minorEastAsia"/>
        </w:rPr>
        <w:t xml:space="preserve"> is the probability assigned by the discriminator to the </w:t>
      </w:r>
      <w:r w:rsidR="00A53092">
        <w:rPr>
          <w:rFonts w:eastAsiaTheme="minorEastAsia"/>
        </w:rPr>
        <w:t>fake data</w:t>
      </w:r>
      <w:r>
        <w:rPr>
          <w:rFonts w:eastAsiaTheme="minorEastAsia"/>
        </w:rPr>
        <w:t>.</w:t>
      </w:r>
    </w:p>
    <w:p w14:paraId="60A16CDB" w14:textId="693CF2E4" w:rsidR="005A1213" w:rsidRDefault="005A1213" w:rsidP="005A1213">
      <w:pPr>
        <w:pStyle w:val="a9"/>
        <w:ind w:firstLine="360"/>
      </w:pPr>
      <w:r>
        <w:rPr>
          <w:rFonts w:eastAsiaTheme="minorEastAsia"/>
        </w:rPr>
        <w:t>*</w:t>
      </w:r>
      <w:r>
        <w:rPr>
          <w:rFonts w:eastAsiaTheme="minorEastAsia"/>
        </w:rPr>
        <w:tab/>
      </w:r>
      <w:r>
        <w:t xml:space="preserve">The discriminator tries to minimize this term (maximize </w:t>
      </w:r>
      <m:oMath>
        <m:r>
          <w:rPr>
            <w:rFonts w:ascii="Cambria Math" w:hAnsi="Cambria Math"/>
          </w:rPr>
          <m:t>1-D</m:t>
        </m:r>
      </m:oMath>
      <w:r>
        <w:t xml:space="preserve">), while the generator tries to minimize it (make </w:t>
      </w:r>
      <m:oMath>
        <m:r>
          <w:rPr>
            <w:rFonts w:ascii="Cambria Math" w:hAnsi="Cambria Math"/>
          </w:rPr>
          <m:t>D</m:t>
        </m:r>
      </m:oMath>
      <w:r>
        <w:t xml:space="preserve"> output higher values for fake data).</w:t>
      </w:r>
    </w:p>
    <w:p w14:paraId="6858612E" w14:textId="59F6A419" w:rsidR="005A1213" w:rsidRDefault="005A1213" w:rsidP="005A1213">
      <w:pPr>
        <w:pStyle w:val="a9"/>
        <w:ind w:firstLine="360"/>
        <w:rPr>
          <w:rFonts w:eastAsiaTheme="minorEastAsia"/>
        </w:rPr>
      </w:pPr>
      <w:r>
        <w:t xml:space="preserve">This equation represents the </w:t>
      </w:r>
      <w:r w:rsidRPr="000D2B68">
        <w:rPr>
          <w:rStyle w:val="af9"/>
          <w:b w:val="0"/>
          <w:bCs w:val="0"/>
        </w:rPr>
        <w:t>adversarial learning process</w:t>
      </w:r>
      <w:r>
        <w:t xml:space="preserve">, where the generator </w:t>
      </w:r>
      <m:oMath>
        <m:r>
          <w:rPr>
            <w:rStyle w:val="mord"/>
            <w:rFonts w:ascii="Cambria Math" w:hAnsi="Cambria Math"/>
          </w:rPr>
          <m:t>G</m:t>
        </m:r>
      </m:oMath>
      <w:r>
        <w:t xml:space="preserve"> aims to </w:t>
      </w:r>
      <w:r w:rsidRPr="000D2B68">
        <w:rPr>
          <w:rStyle w:val="af9"/>
          <w:b w:val="0"/>
          <w:bCs w:val="0"/>
        </w:rPr>
        <w:t>minimize the discriminator’s ability to distinguish real from generated samples</w:t>
      </w:r>
      <w:r w:rsidRPr="004710EE">
        <w:t xml:space="preserve">, while the discriminator </w:t>
      </w:r>
      <m:oMath>
        <m:r>
          <w:rPr>
            <w:rStyle w:val="mord"/>
            <w:rFonts w:ascii="Cambria Math" w:hAnsi="Cambria Math"/>
          </w:rPr>
          <m:t>D</m:t>
        </m:r>
        <m:r>
          <w:rPr>
            <w:rFonts w:ascii="Cambria Math" w:hAnsi="Cambria Math"/>
          </w:rPr>
          <m:t xml:space="preserve"> </m:t>
        </m:r>
      </m:oMath>
      <w:r w:rsidRPr="004710EE">
        <w:t xml:space="preserve">attempts to </w:t>
      </w:r>
      <w:r w:rsidRPr="000D2B68">
        <w:rPr>
          <w:rStyle w:val="af9"/>
          <w:b w:val="0"/>
          <w:bCs w:val="0"/>
        </w:rPr>
        <w:t>maximize its classification accuracy</w:t>
      </w:r>
      <w:r w:rsidRPr="004710EE">
        <w:t xml:space="preserve">. The interaction between </w:t>
      </w:r>
      <m:oMath>
        <m:r>
          <w:rPr>
            <w:rStyle w:val="mord"/>
            <w:rFonts w:ascii="Cambria Math" w:hAnsi="Cambria Math"/>
          </w:rPr>
          <m:t>G</m:t>
        </m:r>
      </m:oMath>
      <w:r w:rsidRPr="004710EE">
        <w:t xml:space="preserve"> and </w:t>
      </w:r>
      <m:oMath>
        <m:r>
          <w:rPr>
            <w:rStyle w:val="mord"/>
            <w:rFonts w:ascii="Cambria Math" w:hAnsi="Cambria Math"/>
          </w:rPr>
          <m:t>D</m:t>
        </m:r>
      </m:oMath>
      <w:r w:rsidRPr="004710EE">
        <w:t xml:space="preserve"> forms a </w:t>
      </w:r>
      <w:r w:rsidRPr="000D2B68">
        <w:rPr>
          <w:rStyle w:val="af9"/>
          <w:b w:val="0"/>
          <w:bCs w:val="0"/>
        </w:rPr>
        <w:t>zero-sum game</w:t>
      </w:r>
      <w:r w:rsidRPr="004710EE">
        <w:t xml:space="preserve">, leading to an </w:t>
      </w:r>
      <w:r w:rsidRPr="000D2B68">
        <w:rPr>
          <w:rStyle w:val="af9"/>
          <w:b w:val="0"/>
          <w:bCs w:val="0"/>
        </w:rPr>
        <w:t>equilibrium state</w:t>
      </w:r>
      <w:r w:rsidRPr="004710EE">
        <w:t xml:space="preserve"> where the generator produces samples that are nearly indistinguishable from real data. Both </w:t>
      </w:r>
      <m:oMath>
        <m:r>
          <w:rPr>
            <w:rStyle w:val="mord"/>
            <w:rFonts w:ascii="Cambria Math" w:hAnsi="Cambria Math"/>
          </w:rPr>
          <m:t>G</m:t>
        </m:r>
      </m:oMath>
      <w:r w:rsidRPr="004710EE">
        <w:t xml:space="preserve"> and </w:t>
      </w:r>
      <m:oMath>
        <m:r>
          <w:rPr>
            <w:rStyle w:val="mord"/>
            <w:rFonts w:ascii="Cambria Math" w:hAnsi="Cambria Math"/>
          </w:rPr>
          <m:t>D</m:t>
        </m:r>
      </m:oMath>
      <w:r w:rsidRPr="004710EE">
        <w:t xml:space="preserve"> are typically implemented using </w:t>
      </w:r>
      <w:r w:rsidRPr="000D2B68">
        <w:rPr>
          <w:rStyle w:val="af9"/>
          <w:b w:val="0"/>
          <w:bCs w:val="0"/>
        </w:rPr>
        <w:t>Multilayer Perceptron’s (MLPs)</w:t>
      </w:r>
      <w:r w:rsidRPr="004710EE">
        <w:t>, ensuring effecti</w:t>
      </w:r>
      <w:r>
        <w:t xml:space="preserve">ve learning and adaptation </w:t>
      </w:r>
      <w:r>
        <w:lastRenderedPageBreak/>
        <w:t>throughout the training process.</w:t>
      </w:r>
      <w:r>
        <w:br/>
      </w:r>
      <w:r w:rsidRPr="00DF372C">
        <w:rPr>
          <w:rFonts w:eastAsiaTheme="minorEastAsia"/>
        </w:rPr>
        <w:t>In our DGGAN model, this adversarial objective function governs the training process between the generators and the discriminator. The generators attempt to produce realistic citation links that resemble the ground truth, while the discriminator learns to distinguish them from real ones. This dynamic leads to improved link prediction and more robust node embeddings in the context of directed citation graphs</w:t>
      </w:r>
      <w:r>
        <w:rPr>
          <w:rFonts w:eastAsiaTheme="minorEastAsia"/>
        </w:rPr>
        <w:t>.</w:t>
      </w:r>
    </w:p>
    <w:p w14:paraId="66AE316F" w14:textId="1A09F856" w:rsidR="00841D6C" w:rsidRPr="00A45215" w:rsidRDefault="00841D6C" w:rsidP="00841D6C">
      <w:pPr>
        <w:rPr>
          <w:b/>
          <w:bCs/>
        </w:rPr>
      </w:pPr>
      <w:r w:rsidRPr="00A45215">
        <w:rPr>
          <w:b/>
          <w:bCs/>
        </w:rPr>
        <w:t>3.2.4 Training</w:t>
      </w:r>
    </w:p>
    <w:p w14:paraId="5EE5ABB4" w14:textId="43E77B3D" w:rsidR="00841D6C" w:rsidRDefault="00841D6C" w:rsidP="00841D6C">
      <w:r>
        <w:t>During</w:t>
      </w:r>
      <w:r w:rsidRPr="00070677">
        <w:t xml:space="preserve"> the training process, the model </w:t>
      </w:r>
      <w:r>
        <w:t>optimizes</w:t>
      </w:r>
      <w:r w:rsidRPr="00070677">
        <w:t xml:space="preserve"> its parameters (weights) </w:t>
      </w:r>
      <w:r>
        <w:t>within</w:t>
      </w:r>
      <w:r w:rsidRPr="00070677">
        <w:t xml:space="preserve"> a neural network by learning </w:t>
      </w:r>
      <w:r>
        <w:t xml:space="preserve">relevant </w:t>
      </w:r>
      <w:r w:rsidRPr="00070677">
        <w:t xml:space="preserve">features </w:t>
      </w:r>
      <w:r>
        <w:t>from</w:t>
      </w:r>
      <w:r w:rsidRPr="00070677">
        <w:t xml:space="preserve"> the input data. The</w:t>
      </w:r>
      <w:r w:rsidRPr="00514E61">
        <w:t xml:space="preserve"> </w:t>
      </w:r>
      <w:r>
        <w:t>objective</w:t>
      </w:r>
      <w:r w:rsidRPr="00070677">
        <w:t xml:space="preserve"> is to </w:t>
      </w:r>
      <w:r>
        <w:t>the weights</w:t>
      </w:r>
      <w:r w:rsidRPr="00070677">
        <w:t xml:space="preserve"> </w:t>
      </w:r>
      <w:r>
        <w:t>in such a way that the network can accurately represent and generate reliable data samples</w:t>
      </w:r>
      <w:r w:rsidRPr="00070677">
        <w:t xml:space="preserve">. The more </w:t>
      </w:r>
      <w:r>
        <w:t>precise</w:t>
      </w:r>
      <w:r w:rsidRPr="00070677">
        <w:t xml:space="preserve"> the </w:t>
      </w:r>
      <w:r>
        <w:t xml:space="preserve">network’s </w:t>
      </w:r>
      <w:r w:rsidRPr="00070677">
        <w:t>weights</w:t>
      </w:r>
      <w:r>
        <w:t>,</w:t>
      </w:r>
      <w:r w:rsidRPr="00070677">
        <w:t xml:space="preserve"> the more </w:t>
      </w:r>
      <w:r>
        <w:t>realistic and high-quality the generated samples become</w:t>
      </w:r>
      <w:r w:rsidRPr="00070677">
        <w:t xml:space="preserve">. </w:t>
      </w:r>
      <w:r>
        <w:t>The training procedure begins with t</w:t>
      </w:r>
      <w:r w:rsidRPr="00070677">
        <w:t>he discriminator</w:t>
      </w:r>
      <w:r>
        <w:t>, which is</w:t>
      </w:r>
      <w:r w:rsidRPr="00070677">
        <w:t xml:space="preserve"> first trained to </w:t>
      </w:r>
      <w:r>
        <w:t xml:space="preserve">distinguish between real and synthetic data by identifying </w:t>
      </w:r>
      <w:r w:rsidRPr="00070677">
        <w:t xml:space="preserve">errors in the random patterns </w:t>
      </w:r>
      <w:r>
        <w:t>generated</w:t>
      </w:r>
      <w:r w:rsidRPr="00070677">
        <w:t xml:space="preserve"> by the generator. Once the discriminator </w:t>
      </w:r>
      <w:r>
        <w:t>has been</w:t>
      </w:r>
      <w:r w:rsidRPr="00070677">
        <w:t xml:space="preserve"> sufficiently trained, </w:t>
      </w:r>
      <w:r>
        <w:t xml:space="preserve">attention shifts to </w:t>
      </w:r>
      <w:r w:rsidRPr="00070677">
        <w:t>the generator</w:t>
      </w:r>
      <w:r w:rsidRPr="00E00B2A">
        <w:t>,</w:t>
      </w:r>
      <w:r>
        <w:t xml:space="preserve"> which learns to create more convincing samples that challenge the discriminator’s ability to differentiate between real and fake data</w:t>
      </w:r>
      <w:r w:rsidRPr="00070677">
        <w:t xml:space="preserve">. The </w:t>
      </w:r>
      <w:r>
        <w:t>iterative process follows</w:t>
      </w:r>
      <w:r w:rsidRPr="00070677">
        <w:t xml:space="preserve"> a back-and-forth </w:t>
      </w:r>
      <w:r>
        <w:t>approach:</w:t>
      </w:r>
      <w:r w:rsidRPr="00070677">
        <w:t xml:space="preserve"> first the discriminator is trained</w:t>
      </w:r>
      <w:r>
        <w:t>,</w:t>
      </w:r>
      <w:r w:rsidRPr="00070677">
        <w:t xml:space="preserve"> then the generator</w:t>
      </w:r>
      <w:r>
        <w:t>,</w:t>
      </w:r>
      <w:r w:rsidRPr="00070677">
        <w:t xml:space="preserve"> </w:t>
      </w:r>
      <w:r>
        <w:t>and this alternation continues throughout the training cycle</w:t>
      </w:r>
      <w:r w:rsidRPr="00070677">
        <w:t xml:space="preserve">. This method </w:t>
      </w:r>
      <w:r>
        <w:t>ensures</w:t>
      </w:r>
      <w:r w:rsidRPr="00070677">
        <w:t xml:space="preserve"> </w:t>
      </w:r>
      <w:r>
        <w:t xml:space="preserve">that both components continually improve, enabling </w:t>
      </w:r>
      <w:r w:rsidRPr="00070677">
        <w:t xml:space="preserve">the model </w:t>
      </w:r>
      <w:r>
        <w:t>to refine its predictions and</w:t>
      </w:r>
      <w:r w:rsidRPr="00070677">
        <w:t xml:space="preserve"> overcome </w:t>
      </w:r>
      <w:r>
        <w:t>issues related to poor-quality or imbalanced</w:t>
      </w:r>
      <w:r w:rsidRPr="00070677">
        <w:t xml:space="preserve"> data samples.</w:t>
      </w:r>
      <w:r>
        <w:br/>
      </w:r>
      <w:r w:rsidRPr="00DF372C">
        <w:t>In the case of DGGAN, this training process involves generating candidate citation links, evaluating them through the discriminator, and iteratively improving the generators to produce increasingly realistic links. This adversarial feedback loop enables the model to learn latent structures within the citation network and accurately predict missing or potential citation edges.</w:t>
      </w:r>
    </w:p>
    <w:p w14:paraId="3AD4B5E6" w14:textId="1C675F43" w:rsidR="00870746" w:rsidRPr="001E2102" w:rsidRDefault="00B244D1" w:rsidP="00870746">
      <w:pPr>
        <w:rPr>
          <w:b/>
          <w:bCs/>
        </w:rPr>
      </w:pPr>
      <w:r>
        <w:rPr>
          <w:b/>
          <w:bCs/>
        </w:rPr>
        <w:t>3.</w:t>
      </w:r>
      <w:r w:rsidR="00383283">
        <w:rPr>
          <w:b/>
          <w:bCs/>
        </w:rPr>
        <w:t>3</w:t>
      </w:r>
      <w:r>
        <w:rPr>
          <w:b/>
          <w:bCs/>
        </w:rPr>
        <w:tab/>
      </w:r>
      <w:r w:rsidR="00B95C59" w:rsidRPr="00652E3D">
        <w:rPr>
          <w:b/>
          <w:bCs/>
        </w:rPr>
        <w:t xml:space="preserve">DGGAN: Directed Graph Generative Adversarial Network </w:t>
      </w:r>
    </w:p>
    <w:p w14:paraId="0D531817" w14:textId="77777777" w:rsidR="00870746" w:rsidRDefault="00870746" w:rsidP="00870746">
      <w:r w:rsidRPr="00764175">
        <w:t xml:space="preserve">DGGAN (Directed Graph Generative Adversarial Network) </w:t>
      </w:r>
      <w:r>
        <w:t xml:space="preserve">[12] introduces </w:t>
      </w:r>
      <w:r w:rsidRPr="00764175">
        <w:t xml:space="preserve">a novel approach to directed graph embedding by leveraging adversarial mechanisms to </w:t>
      </w:r>
      <w:r>
        <w:t>overcome</w:t>
      </w:r>
      <w:r w:rsidRPr="00764175">
        <w:t xml:space="preserve"> the limitations of existing methods. Unlike traditional approaches that learn source and target vectors separately, DGGAN deploys a unified framework with one discriminator and two generators that jointly learn each node's source and target vectors from the same underlying distribution. </w:t>
      </w:r>
    </w:p>
    <w:p w14:paraId="47CFF489" w14:textId="77777777" w:rsidR="00870746" w:rsidRDefault="00870746" w:rsidP="00870746">
      <w:r w:rsidRPr="00764175">
        <w:t xml:space="preserve">For a given node, the two generators produce </w:t>
      </w:r>
      <w:r w:rsidRPr="00B10297">
        <w:t>synthetic</w:t>
      </w:r>
      <w:r w:rsidRPr="00764175">
        <w:t xml:space="preserve"> target and source neighbor nodes, while the discriminator attempts to distinguish whether a </w:t>
      </w:r>
      <w:r>
        <w:t xml:space="preserve">given </w:t>
      </w:r>
      <w:r w:rsidRPr="00764175">
        <w:t xml:space="preserve">neighbor node is real or </w:t>
      </w:r>
      <w:r w:rsidRPr="00427871">
        <w:lastRenderedPageBreak/>
        <w:t>artificially generated</w:t>
      </w:r>
      <w:r w:rsidRPr="00764175">
        <w:t xml:space="preserve">. This adversarial architecture enables </w:t>
      </w:r>
      <w:r w:rsidRPr="008F6860">
        <w:t xml:space="preserve">the robustness of the learned </w:t>
      </w:r>
      <w:r w:rsidRPr="00764175">
        <w:t xml:space="preserve">embeddings, particularly for nodes with low in-degree or out-degree, as the generators reinforce each other through a shared latent representation. </w:t>
      </w:r>
    </w:p>
    <w:p w14:paraId="0FE4FEDE" w14:textId="77777777" w:rsidR="00870746" w:rsidRDefault="00870746" w:rsidP="00870746">
      <w:pPr>
        <w:rPr>
          <w:rtl/>
        </w:rPr>
      </w:pPr>
      <w:r w:rsidRPr="006C5B5C">
        <w:t>Empirical evaluations</w:t>
      </w:r>
      <w:r w:rsidRPr="00764175">
        <w:t xml:space="preserve"> demonstrate that DGGAN consistently outperforms state-of-the-art methods across </w:t>
      </w:r>
      <w:r>
        <w:t>various</w:t>
      </w:r>
      <w:r w:rsidRPr="00764175">
        <w:t xml:space="preserve"> mining tasks, including link prediction, node classification, and graph reconstruction.</w:t>
      </w:r>
      <w:r>
        <w:t xml:space="preserve"> The model's ability to effectively capture asymmetric relationships in directed graphs underscores its potential for advancing research in network analysis.</w:t>
      </w:r>
    </w:p>
    <w:p w14:paraId="56786144" w14:textId="45AE15EF" w:rsidR="00870746" w:rsidRDefault="00870746" w:rsidP="00084A06">
      <w:r>
        <w:rPr>
          <w:noProof/>
        </w:rPr>
        <w:drawing>
          <wp:anchor distT="0" distB="0" distL="114300" distR="114300" simplePos="0" relativeHeight="251673600" behindDoc="0" locked="0" layoutInCell="1" allowOverlap="1" wp14:anchorId="296FCA52" wp14:editId="40B16BDA">
            <wp:simplePos x="0" y="0"/>
            <wp:positionH relativeFrom="margin">
              <wp:posOffset>0</wp:posOffset>
            </wp:positionH>
            <wp:positionV relativeFrom="paragraph">
              <wp:posOffset>323850</wp:posOffset>
            </wp:positionV>
            <wp:extent cx="5067300" cy="2237740"/>
            <wp:effectExtent l="0" t="0" r="0" b="0"/>
            <wp:wrapSquare wrapText="bothSides"/>
            <wp:docPr id="1731335631" name="תמונה 1731335631" descr="תמונה שמכילה טקסט, תרשים, צילום מסך,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תמונה 4" descr="תמונה שמכילה טקסט, תרשים, צילום מסך, קו&#10;&#10;התיאור נוצר באופן אוטומטי"/>
                    <pic:cNvPicPr/>
                  </pic:nvPicPr>
                  <pic:blipFill rotWithShape="1">
                    <a:blip r:embed="rId17">
                      <a:extLst>
                        <a:ext uri="{28A0092B-C50C-407E-A947-70E740481C1C}">
                          <a14:useLocalDpi xmlns:a14="http://schemas.microsoft.com/office/drawing/2010/main" val="0"/>
                        </a:ext>
                      </a:extLst>
                    </a:blip>
                    <a:srcRect l="3920"/>
                    <a:stretch/>
                  </pic:blipFill>
                  <pic:spPr bwMode="auto">
                    <a:xfrm>
                      <a:off x="0" y="0"/>
                      <a:ext cx="5067300" cy="2237740"/>
                    </a:xfrm>
                    <a:prstGeom prst="rect">
                      <a:avLst/>
                    </a:prstGeom>
                    <a:ln>
                      <a:noFill/>
                    </a:ln>
                    <a:extLst>
                      <a:ext uri="{53640926-AAD7-44D8-BBD7-CCE9431645EC}">
                        <a14:shadowObscured xmlns:a14="http://schemas.microsoft.com/office/drawing/2010/main"/>
                      </a:ext>
                    </a:extLst>
                  </pic:spPr>
                </pic:pic>
              </a:graphicData>
            </a:graphic>
          </wp:anchor>
        </w:drawing>
      </w:r>
    </w:p>
    <w:p w14:paraId="6338606B" w14:textId="77777777" w:rsidR="00870746" w:rsidRDefault="00870746" w:rsidP="00870746">
      <w:pPr>
        <w:rPr>
          <w:rtl/>
        </w:rPr>
      </w:pPr>
      <w:r w:rsidRPr="00764175">
        <w:rPr>
          <w:noProof/>
        </w:rPr>
        <w:drawing>
          <wp:inline distT="0" distB="0" distL="0" distR="0" wp14:anchorId="71836FA5" wp14:editId="5A5F0AE5">
            <wp:extent cx="5943600" cy="2906790"/>
            <wp:effectExtent l="0" t="0" r="0" b="8255"/>
            <wp:docPr id="1199317601" name="תמונה 1" descr="תמונה שמכילה טקסט, תרשים, צילום מסך&#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44115" name="תמונה 1" descr="תמונה שמכילה טקסט, תרשים, צילום מסך&#10;&#10;תוכן שנוצר על-ידי בינה מלאכותית עשוי להיות שגוי."/>
                    <pic:cNvPicPr/>
                  </pic:nvPicPr>
                  <pic:blipFill rotWithShape="1">
                    <a:blip r:embed="rId18"/>
                    <a:srcRect t="7672"/>
                    <a:stretch/>
                  </pic:blipFill>
                  <pic:spPr bwMode="auto">
                    <a:xfrm>
                      <a:off x="0" y="0"/>
                      <a:ext cx="5943600" cy="2906790"/>
                    </a:xfrm>
                    <a:prstGeom prst="rect">
                      <a:avLst/>
                    </a:prstGeom>
                    <a:ln>
                      <a:noFill/>
                    </a:ln>
                    <a:extLst>
                      <a:ext uri="{53640926-AAD7-44D8-BBD7-CCE9431645EC}">
                        <a14:shadowObscured xmlns:a14="http://schemas.microsoft.com/office/drawing/2010/main"/>
                      </a:ext>
                    </a:extLst>
                  </pic:spPr>
                </pic:pic>
              </a:graphicData>
            </a:graphic>
          </wp:inline>
        </w:drawing>
      </w:r>
    </w:p>
    <w:p w14:paraId="04D7C63C" w14:textId="0B5E9E1E" w:rsidR="00870746" w:rsidRDefault="00870746" w:rsidP="00870746">
      <w:pPr>
        <w:jc w:val="center"/>
        <w:rPr>
          <w:rtl/>
        </w:rPr>
      </w:pPr>
      <w:r>
        <w:t xml:space="preserve">Figure </w:t>
      </w:r>
      <w:r w:rsidR="00815C50">
        <w:rPr>
          <w:rFonts w:hint="cs"/>
          <w:rtl/>
        </w:rPr>
        <w:t>4</w:t>
      </w:r>
      <w:r>
        <w:t>: DGGAN Architecture</w:t>
      </w:r>
      <w:r w:rsidR="00232634">
        <w:t>.</w:t>
      </w:r>
    </w:p>
    <w:p w14:paraId="64DCABB5" w14:textId="29E9649F" w:rsidR="00870746" w:rsidRPr="005019A0" w:rsidRDefault="00870746" w:rsidP="00870746">
      <w:r w:rsidRPr="005019A0">
        <w:t xml:space="preserve">The diagram </w:t>
      </w:r>
      <w:r>
        <w:t xml:space="preserve">in Fig. </w:t>
      </w:r>
      <w:r w:rsidR="00FA59AC">
        <w:t xml:space="preserve">4 </w:t>
      </w:r>
      <w:r w:rsidRPr="005019A0">
        <w:t>illustrates the key components of DGGAN architecture:</w:t>
      </w:r>
    </w:p>
    <w:p w14:paraId="00B43CA3" w14:textId="77777777" w:rsidR="00870746" w:rsidRPr="005019A0" w:rsidRDefault="00870746" w:rsidP="00C81C30">
      <w:pPr>
        <w:numPr>
          <w:ilvl w:val="0"/>
          <w:numId w:val="14"/>
        </w:numPr>
        <w:tabs>
          <w:tab w:val="clear" w:pos="360"/>
          <w:tab w:val="num" w:pos="-360"/>
          <w:tab w:val="num" w:pos="720"/>
        </w:tabs>
      </w:pPr>
      <w:r w:rsidRPr="00D81DD6">
        <w:lastRenderedPageBreak/>
        <w:t>Real Nodes</w:t>
      </w:r>
      <w:r w:rsidRPr="005019A0">
        <w:t xml:space="preserve"> (orange circles): Labeled as '</w:t>
      </w:r>
      <m:oMath>
        <m:r>
          <w:rPr>
            <w:rFonts w:ascii="Cambria Math" w:hAnsi="Cambria Math"/>
          </w:rPr>
          <m:t>u</m:t>
        </m:r>
      </m:oMath>
      <w:r w:rsidRPr="005019A0">
        <w:t>' and '</w:t>
      </w:r>
      <m:oMath>
        <m:r>
          <w:rPr>
            <w:rFonts w:ascii="Cambria Math" w:hAnsi="Cambria Math"/>
          </w:rPr>
          <m:t>v</m:t>
        </m:r>
      </m:oMath>
      <w:r w:rsidRPr="005019A0">
        <w:t xml:space="preserve">', these </w:t>
      </w:r>
      <w:r>
        <w:t>are the</w:t>
      </w:r>
      <w:r w:rsidRPr="005019A0">
        <w:t xml:space="preserve"> actual nodes from the input directed graph.</w:t>
      </w:r>
    </w:p>
    <w:p w14:paraId="1D86F2B0" w14:textId="77777777" w:rsidR="00870746" w:rsidRPr="005019A0" w:rsidRDefault="00870746" w:rsidP="00C81C30">
      <w:pPr>
        <w:numPr>
          <w:ilvl w:val="0"/>
          <w:numId w:val="14"/>
        </w:numPr>
        <w:tabs>
          <w:tab w:val="clear" w:pos="360"/>
          <w:tab w:val="num" w:pos="-360"/>
          <w:tab w:val="num" w:pos="720"/>
        </w:tabs>
      </w:pPr>
      <w:r w:rsidRPr="00D81DD6">
        <w:t xml:space="preserve">Latent Space </w:t>
      </w:r>
      <w:r w:rsidRPr="005019A0">
        <w:t xml:space="preserve">(blue rectangles): Denoted </w:t>
      </w:r>
      <w:r>
        <w:t>by</w:t>
      </w:r>
      <w:r w:rsidRPr="005019A0">
        <w:t xml:space="preserve"> '</w:t>
      </w:r>
      <m:oMath>
        <m:r>
          <w:rPr>
            <w:rFonts w:ascii="Cambria Math" w:hAnsi="Cambria Math"/>
          </w:rPr>
          <m:t>z</m:t>
        </m:r>
      </m:oMath>
      <w:r w:rsidRPr="005019A0">
        <w:t>', this represents the shared underlying distribution from which fake neighbors are generated.</w:t>
      </w:r>
    </w:p>
    <w:p w14:paraId="5D1909A0" w14:textId="77777777" w:rsidR="00870746" w:rsidRPr="005019A0" w:rsidRDefault="00870746" w:rsidP="00C81C30">
      <w:pPr>
        <w:numPr>
          <w:ilvl w:val="0"/>
          <w:numId w:val="14"/>
        </w:numPr>
        <w:tabs>
          <w:tab w:val="clear" w:pos="360"/>
          <w:tab w:val="num" w:pos="-360"/>
          <w:tab w:val="num" w:pos="720"/>
        </w:tabs>
      </w:pPr>
      <w:r w:rsidRPr="00D81DD6">
        <w:t>Generators</w:t>
      </w:r>
      <w:r w:rsidRPr="005019A0">
        <w:t xml:space="preserve"> (green rectangles): Two types of generators are shown: </w:t>
      </w:r>
    </w:p>
    <w:p w14:paraId="2493339A" w14:textId="77777777" w:rsidR="00870746" w:rsidRPr="005019A0" w:rsidRDefault="00870746" w:rsidP="00C81C30">
      <w:pPr>
        <w:numPr>
          <w:ilvl w:val="1"/>
          <w:numId w:val="14"/>
        </w:numPr>
        <w:tabs>
          <w:tab w:val="clear" w:pos="1080"/>
          <w:tab w:val="num" w:pos="360"/>
          <w:tab w:val="num" w:pos="1440"/>
        </w:tabs>
      </w:pPr>
      <w:r w:rsidRPr="005019A0">
        <w:t xml:space="preserve">Generator </w:t>
      </w:r>
      <m:oMath>
        <m:r>
          <w:rPr>
            <w:rFonts w:ascii="Cambria Math" w:hAnsi="Cambria Math"/>
          </w:rPr>
          <m:t>Gs</m:t>
        </m:r>
      </m:oMath>
      <w:r w:rsidRPr="005019A0">
        <w:t>: Produces fake source neighbors</w:t>
      </w:r>
    </w:p>
    <w:p w14:paraId="3E2F6F77" w14:textId="6CD8B59B" w:rsidR="00870746" w:rsidRPr="005019A0" w:rsidRDefault="00870746" w:rsidP="00C81C30">
      <w:pPr>
        <w:numPr>
          <w:ilvl w:val="1"/>
          <w:numId w:val="14"/>
        </w:numPr>
        <w:tabs>
          <w:tab w:val="clear" w:pos="1080"/>
          <w:tab w:val="num" w:pos="360"/>
          <w:tab w:val="num" w:pos="1440"/>
        </w:tabs>
      </w:pPr>
      <w:r w:rsidRPr="005019A0">
        <w:t xml:space="preserve">Generator </w:t>
      </w:r>
      <m:oMath>
        <m:r>
          <w:rPr>
            <w:rFonts w:ascii="Cambria Math" w:hAnsi="Cambria Math"/>
          </w:rPr>
          <m:t>Gt</m:t>
        </m:r>
      </m:oMath>
      <w:r w:rsidRPr="005019A0">
        <w:t>: Produces fake target neighbors</w:t>
      </w:r>
      <w:r w:rsidR="0025190A" w:rsidRPr="005019A0">
        <w:t>. Each</w:t>
      </w:r>
      <w:r w:rsidR="00AE22FB" w:rsidRPr="005019A0">
        <w:t xml:space="preserve"> </w:t>
      </w:r>
      <w:r w:rsidRPr="005019A0">
        <w:t>node has both generators working in tandem.</w:t>
      </w:r>
    </w:p>
    <w:p w14:paraId="3CD3FDE0" w14:textId="77777777" w:rsidR="00870746" w:rsidRPr="005019A0" w:rsidRDefault="00870746" w:rsidP="00C81C30">
      <w:pPr>
        <w:numPr>
          <w:ilvl w:val="0"/>
          <w:numId w:val="14"/>
        </w:numPr>
        <w:tabs>
          <w:tab w:val="clear" w:pos="360"/>
          <w:tab w:val="num" w:pos="-360"/>
          <w:tab w:val="num" w:pos="720"/>
        </w:tabs>
      </w:pPr>
      <w:r w:rsidRPr="00D81DD6">
        <w:t>Fake Nodes</w:t>
      </w:r>
      <w:r w:rsidRPr="005019A0">
        <w:t xml:space="preserve"> (purple circles): The outputs from the generators: </w:t>
      </w:r>
    </w:p>
    <w:p w14:paraId="2BBF4574" w14:textId="77777777" w:rsidR="00870746" w:rsidRPr="005019A0" w:rsidRDefault="00870746" w:rsidP="00C81C30">
      <w:pPr>
        <w:numPr>
          <w:ilvl w:val="1"/>
          <w:numId w:val="14"/>
        </w:numPr>
        <w:tabs>
          <w:tab w:val="clear" w:pos="1080"/>
          <w:tab w:val="num" w:pos="360"/>
          <w:tab w:val="num" w:pos="1440"/>
        </w:tabs>
      </w:pPr>
      <m:oMath>
        <m:r>
          <w:rPr>
            <w:rFonts w:ascii="Cambria Math" w:hAnsi="Cambria Math"/>
          </w:rPr>
          <m:t>us</m:t>
        </m:r>
      </m:oMath>
      <w:r w:rsidRPr="005019A0">
        <w:t>: Fake source neighbor of node '</w:t>
      </w:r>
      <m:oMath>
        <m:r>
          <w:rPr>
            <w:rFonts w:ascii="Cambria Math" w:hAnsi="Cambria Math"/>
          </w:rPr>
          <m:t>u</m:t>
        </m:r>
      </m:oMath>
      <w:r w:rsidRPr="005019A0">
        <w:t>'</w:t>
      </w:r>
      <w:r>
        <w:t>.</w:t>
      </w:r>
    </w:p>
    <w:p w14:paraId="63D84D21" w14:textId="77777777" w:rsidR="00870746" w:rsidRPr="005019A0" w:rsidRDefault="00870746" w:rsidP="00C81C30">
      <w:pPr>
        <w:numPr>
          <w:ilvl w:val="1"/>
          <w:numId w:val="14"/>
        </w:numPr>
        <w:tabs>
          <w:tab w:val="clear" w:pos="1080"/>
          <w:tab w:val="num" w:pos="360"/>
          <w:tab w:val="num" w:pos="1440"/>
        </w:tabs>
      </w:pPr>
      <m:oMath>
        <m:r>
          <w:rPr>
            <w:rFonts w:ascii="Cambria Math" w:hAnsi="Cambria Math"/>
          </w:rPr>
          <m:t>ut</m:t>
        </m:r>
      </m:oMath>
      <w:r w:rsidRPr="005019A0">
        <w:t>: Fake target neighbor of node '</w:t>
      </w:r>
      <m:oMath>
        <m:r>
          <w:rPr>
            <w:rFonts w:ascii="Cambria Math" w:hAnsi="Cambria Math"/>
          </w:rPr>
          <m:t>u</m:t>
        </m:r>
      </m:oMath>
      <w:r w:rsidRPr="005019A0">
        <w:t>'</w:t>
      </w:r>
      <w:r>
        <w:t>.</w:t>
      </w:r>
    </w:p>
    <w:p w14:paraId="7C13CA98" w14:textId="77777777" w:rsidR="00870746" w:rsidRPr="005019A0" w:rsidRDefault="00870746" w:rsidP="00C81C30">
      <w:pPr>
        <w:numPr>
          <w:ilvl w:val="1"/>
          <w:numId w:val="14"/>
        </w:numPr>
        <w:tabs>
          <w:tab w:val="clear" w:pos="1080"/>
          <w:tab w:val="num" w:pos="360"/>
          <w:tab w:val="num" w:pos="1440"/>
        </w:tabs>
      </w:pPr>
      <m:oMath>
        <m:r>
          <w:rPr>
            <w:rFonts w:ascii="Cambria Math" w:hAnsi="Cambria Math"/>
          </w:rPr>
          <m:t>vs</m:t>
        </m:r>
      </m:oMath>
      <w:r w:rsidRPr="005019A0">
        <w:t>: Fake source neighbor of node '</w:t>
      </w:r>
      <m:oMath>
        <m:r>
          <w:rPr>
            <w:rFonts w:ascii="Cambria Math" w:hAnsi="Cambria Math"/>
          </w:rPr>
          <m:t>v</m:t>
        </m:r>
      </m:oMath>
      <w:r w:rsidRPr="005019A0">
        <w:t>'v</w:t>
      </w:r>
      <w:r>
        <w:t>.</w:t>
      </w:r>
    </w:p>
    <w:p w14:paraId="1E5020BB" w14:textId="77777777" w:rsidR="00870746" w:rsidRPr="005019A0" w:rsidRDefault="00870746" w:rsidP="00C81C30">
      <w:pPr>
        <w:numPr>
          <w:ilvl w:val="1"/>
          <w:numId w:val="14"/>
        </w:numPr>
        <w:tabs>
          <w:tab w:val="clear" w:pos="1080"/>
          <w:tab w:val="num" w:pos="360"/>
          <w:tab w:val="num" w:pos="1440"/>
        </w:tabs>
      </w:pPr>
      <m:oMath>
        <m:r>
          <w:rPr>
            <w:rFonts w:ascii="Cambria Math" w:hAnsi="Cambria Math"/>
          </w:rPr>
          <m:t>vt</m:t>
        </m:r>
      </m:oMath>
      <w:r w:rsidRPr="005019A0">
        <w:t>: Fake target neighbor of node '</w:t>
      </w:r>
      <m:oMath>
        <m:r>
          <w:rPr>
            <w:rFonts w:ascii="Cambria Math" w:hAnsi="Cambria Math"/>
          </w:rPr>
          <m:t>v</m:t>
        </m:r>
      </m:oMath>
      <w:r w:rsidRPr="005019A0">
        <w:t>'</w:t>
      </w:r>
      <w:r>
        <w:t>.</w:t>
      </w:r>
    </w:p>
    <w:p w14:paraId="030474FD" w14:textId="77777777" w:rsidR="00870746" w:rsidRPr="005019A0" w:rsidRDefault="00870746" w:rsidP="00C81C30">
      <w:pPr>
        <w:numPr>
          <w:ilvl w:val="0"/>
          <w:numId w:val="14"/>
        </w:numPr>
        <w:tabs>
          <w:tab w:val="clear" w:pos="360"/>
          <w:tab w:val="num" w:pos="-360"/>
          <w:tab w:val="num" w:pos="720"/>
        </w:tabs>
      </w:pPr>
      <w:r w:rsidRPr="00D81DD6">
        <w:t xml:space="preserve">Samples </w:t>
      </w:r>
      <w:r w:rsidRPr="005019A0">
        <w:t xml:space="preserve">(orange rectangles): </w:t>
      </w:r>
    </w:p>
    <w:p w14:paraId="5D08B339" w14:textId="77777777" w:rsidR="00870746" w:rsidRPr="005019A0" w:rsidRDefault="00870746" w:rsidP="00C81C30">
      <w:pPr>
        <w:numPr>
          <w:ilvl w:val="1"/>
          <w:numId w:val="14"/>
        </w:numPr>
        <w:tabs>
          <w:tab w:val="clear" w:pos="1080"/>
          <w:tab w:val="num" w:pos="360"/>
          <w:tab w:val="num" w:pos="1440"/>
        </w:tabs>
      </w:pPr>
      <w:r w:rsidRPr="005019A0">
        <w:t xml:space="preserve">Positive Sample: </w:t>
      </w:r>
      <w:r>
        <w:t xml:space="preserve">A </w:t>
      </w:r>
      <w:r w:rsidRPr="005019A0">
        <w:t>Real node pair</w:t>
      </w:r>
      <w:r>
        <w:t>,</w:t>
      </w:r>
      <w:r w:rsidRPr="005019A0">
        <w:t xml:space="preserve"> </w:t>
      </w:r>
      <m:oMath>
        <m:r>
          <w:rPr>
            <w:rFonts w:ascii="Cambria Math" w:hAnsi="Cambria Math"/>
          </w:rPr>
          <m:t>(u,v)</m:t>
        </m:r>
      </m:oMath>
      <w:r w:rsidRPr="005019A0">
        <w:t xml:space="preserve"> from the original graph</w:t>
      </w:r>
      <w:r>
        <w:t>.</w:t>
      </w:r>
    </w:p>
    <w:p w14:paraId="31D07D15" w14:textId="77777777" w:rsidR="00870746" w:rsidRPr="005019A0" w:rsidRDefault="00870746" w:rsidP="00C81C30">
      <w:pPr>
        <w:numPr>
          <w:ilvl w:val="1"/>
          <w:numId w:val="14"/>
        </w:numPr>
        <w:tabs>
          <w:tab w:val="clear" w:pos="1080"/>
          <w:tab w:val="num" w:pos="360"/>
          <w:tab w:val="num" w:pos="1440"/>
        </w:tabs>
      </w:pPr>
      <w:r w:rsidRPr="005019A0">
        <w:t xml:space="preserve">Negative Samples: Generated fake </w:t>
      </w:r>
      <w:r>
        <w:t xml:space="preserve">node </w:t>
      </w:r>
      <w:r w:rsidRPr="005019A0">
        <w:t xml:space="preserve">pairs including </w:t>
      </w:r>
      <m:oMath>
        <m:r>
          <w:rPr>
            <w:rFonts w:ascii="Cambria Math" w:hAnsi="Cambria Math"/>
          </w:rPr>
          <m:t>(us,u)</m:t>
        </m:r>
      </m:oMath>
      <w:r w:rsidRPr="005019A0">
        <w:t xml:space="preserve">, </w:t>
      </w:r>
      <m:oMath>
        <m:r>
          <w:rPr>
            <w:rFonts w:ascii="Cambria Math" w:hAnsi="Cambria Math"/>
          </w:rPr>
          <m:t>(u,ut)</m:t>
        </m:r>
      </m:oMath>
      <w:r w:rsidRPr="005019A0">
        <w:t>,</w:t>
      </w:r>
      <m:oMath>
        <m:r>
          <w:rPr>
            <w:rFonts w:ascii="Cambria Math" w:hAnsi="Cambria Math"/>
          </w:rPr>
          <m:t xml:space="preserve"> (vs,v)</m:t>
        </m:r>
      </m:oMath>
      <w:r w:rsidRPr="005019A0">
        <w:t>, and</w:t>
      </w:r>
      <m:oMath>
        <m:r>
          <w:rPr>
            <w:rFonts w:ascii="Cambria Math" w:hAnsi="Cambria Math"/>
          </w:rPr>
          <m:t xml:space="preserve"> (v,vt)</m:t>
        </m:r>
      </m:oMath>
    </w:p>
    <w:p w14:paraId="265B6446" w14:textId="77777777" w:rsidR="00870746" w:rsidRPr="005019A0" w:rsidRDefault="00870746" w:rsidP="00C81C30">
      <w:pPr>
        <w:numPr>
          <w:ilvl w:val="0"/>
          <w:numId w:val="14"/>
        </w:numPr>
        <w:tabs>
          <w:tab w:val="clear" w:pos="360"/>
          <w:tab w:val="num" w:pos="-360"/>
          <w:tab w:val="num" w:pos="720"/>
        </w:tabs>
      </w:pPr>
      <w:r w:rsidRPr="00D81DD6">
        <w:t>Discriminator</w:t>
      </w:r>
      <w:r w:rsidRPr="005019A0">
        <w:t xml:space="preserve"> (red rectangle): </w:t>
      </w:r>
      <w:r>
        <w:t>The discriminator a</w:t>
      </w:r>
      <w:r w:rsidRPr="005019A0">
        <w:t>ttempts to distinguish between real node pairs and fake node pairs</w:t>
      </w:r>
      <w:r>
        <w:t>,</w:t>
      </w:r>
      <w:r w:rsidRPr="005019A0">
        <w:t xml:space="preserve"> outputting probability</w:t>
      </w:r>
      <w:r>
        <w:t xml:space="preserve"> score</w:t>
      </w:r>
      <w:r w:rsidRPr="005019A0">
        <w:t xml:space="preserve"> </w:t>
      </w:r>
      <m:oMath>
        <m:r>
          <w:rPr>
            <w:rFonts w:ascii="Cambria Math" w:hAnsi="Cambria Math"/>
          </w:rPr>
          <m:t>D(u,v)</m:t>
        </m:r>
      </m:oMath>
      <w:r>
        <w:t>,</w:t>
      </w:r>
      <w:r w:rsidRPr="003800B4">
        <w:t xml:space="preserve"> </w:t>
      </w:r>
      <w:r>
        <w:t>which indicates the likelihood that a node pair is real.</w:t>
      </w:r>
    </w:p>
    <w:p w14:paraId="1B229C83" w14:textId="77777777" w:rsidR="00870746" w:rsidRPr="00D81DD6" w:rsidRDefault="00870746" w:rsidP="00C81C30">
      <w:pPr>
        <w:numPr>
          <w:ilvl w:val="0"/>
          <w:numId w:val="14"/>
        </w:numPr>
        <w:tabs>
          <w:tab w:val="clear" w:pos="360"/>
          <w:tab w:val="num" w:pos="-360"/>
          <w:tab w:val="num" w:pos="720"/>
        </w:tabs>
      </w:pPr>
      <w:r w:rsidRPr="00D81DD6">
        <w:t xml:space="preserve">Connections: </w:t>
      </w:r>
    </w:p>
    <w:p w14:paraId="19DB0138" w14:textId="77777777" w:rsidR="00870746" w:rsidRPr="005019A0" w:rsidRDefault="00870746" w:rsidP="00C81C30">
      <w:pPr>
        <w:numPr>
          <w:ilvl w:val="1"/>
          <w:numId w:val="14"/>
        </w:numPr>
        <w:tabs>
          <w:tab w:val="clear" w:pos="1080"/>
          <w:tab w:val="num" w:pos="360"/>
          <w:tab w:val="num" w:pos="1440"/>
        </w:tabs>
      </w:pPr>
      <w:r w:rsidRPr="005019A0">
        <w:t>Solid lines show the forward process of generating fake neighbors</w:t>
      </w:r>
    </w:p>
    <w:p w14:paraId="01CA7A98" w14:textId="77777777" w:rsidR="00870746" w:rsidRPr="005019A0" w:rsidRDefault="00870746" w:rsidP="00C81C30">
      <w:pPr>
        <w:numPr>
          <w:ilvl w:val="1"/>
          <w:numId w:val="14"/>
        </w:numPr>
        <w:tabs>
          <w:tab w:val="clear" w:pos="1080"/>
          <w:tab w:val="num" w:pos="360"/>
          <w:tab w:val="num" w:pos="1440"/>
        </w:tabs>
      </w:pPr>
      <w:r w:rsidRPr="005019A0">
        <w:t>Dashed lines represent feedback during adversarial training</w:t>
      </w:r>
    </w:p>
    <w:p w14:paraId="4FCDC401" w14:textId="77777777" w:rsidR="00870746" w:rsidRPr="005019A0" w:rsidRDefault="00870746" w:rsidP="00870746">
      <w:r w:rsidRPr="005019A0">
        <w:t xml:space="preserve">The architecture </w:t>
      </w:r>
      <w:r>
        <w:t>highlights</w:t>
      </w:r>
      <w:r w:rsidRPr="005019A0">
        <w:t xml:space="preserve"> how the two generators share the same latent </w:t>
      </w:r>
      <w:r>
        <w:t>space,</w:t>
      </w:r>
      <w:r w:rsidRPr="005019A0">
        <w:t xml:space="preserve"> jointly learn</w:t>
      </w:r>
      <w:r>
        <w:t>ing</w:t>
      </w:r>
      <w:r w:rsidRPr="005019A0">
        <w:t xml:space="preserve"> </w:t>
      </w:r>
      <w:r>
        <w:t xml:space="preserve">the </w:t>
      </w:r>
      <w:r w:rsidRPr="005019A0">
        <w:t xml:space="preserve">source and target </w:t>
      </w:r>
      <w:r>
        <w:t>representations</w:t>
      </w:r>
      <w:r w:rsidRPr="005019A0">
        <w:t xml:space="preserve"> for each node. The discriminator provides feedback to improve the generators' ability to produce realistic fake neighbors</w:t>
      </w:r>
      <w:r>
        <w:t>.</w:t>
      </w:r>
      <w:r w:rsidRPr="005019A0">
        <w:t xml:space="preserve"> </w:t>
      </w:r>
      <w:r>
        <w:t xml:space="preserve">This process is </w:t>
      </w:r>
      <w:r w:rsidRPr="005019A0">
        <w:t>particularly</w:t>
      </w:r>
      <w:r>
        <w:t xml:space="preserve"> beneficial for</w:t>
      </w:r>
      <w:r w:rsidRPr="005019A0">
        <w:t xml:space="preserve"> nodes with low in-degree or out-degree</w:t>
      </w:r>
      <w:r>
        <w:t>, as the generators mutually reinforce each other</w:t>
      </w:r>
      <w:r w:rsidRPr="005019A0">
        <w:t>. Th</w:t>
      </w:r>
      <w:r>
        <w:t>e</w:t>
      </w:r>
      <w:r w:rsidRPr="005019A0">
        <w:t xml:space="preserve"> joint learning framework enables more robust </w:t>
      </w:r>
      <w:r>
        <w:t xml:space="preserve">node </w:t>
      </w:r>
      <w:r w:rsidRPr="005019A0">
        <w:t xml:space="preserve">embedding by </w:t>
      </w:r>
      <w:r>
        <w:t>ensuring</w:t>
      </w:r>
      <w:r w:rsidRPr="005019A0">
        <w:t xml:space="preserve"> the source and target roles </w:t>
      </w:r>
      <w:r>
        <w:t>are learned in conjunction.</w:t>
      </w:r>
    </w:p>
    <w:p w14:paraId="022BDEE3" w14:textId="77777777" w:rsidR="00A0271F" w:rsidRDefault="00A0271F" w:rsidP="00A0271F">
      <w:pPr>
        <w:pStyle w:val="a9"/>
        <w:ind w:left="0"/>
        <w:rPr>
          <w:rtl/>
        </w:rPr>
      </w:pPr>
    </w:p>
    <w:p w14:paraId="2E5E744B" w14:textId="3CB07E25" w:rsidR="003C3080" w:rsidRPr="00734020" w:rsidRDefault="00625C52" w:rsidP="00734020">
      <w:pPr>
        <w:pStyle w:val="a9"/>
        <w:ind w:left="0"/>
        <w:rPr>
          <w:b/>
          <w:bCs/>
          <w:rtl/>
        </w:rPr>
      </w:pPr>
      <w:r w:rsidRPr="00734020">
        <w:rPr>
          <w:b/>
          <w:bCs/>
        </w:rPr>
        <w:t>3.</w:t>
      </w:r>
      <w:r w:rsidR="00383283">
        <w:rPr>
          <w:b/>
          <w:bCs/>
        </w:rPr>
        <w:t>4</w:t>
      </w:r>
      <w:r w:rsidR="00383283" w:rsidRPr="00734020">
        <w:rPr>
          <w:b/>
          <w:bCs/>
        </w:rPr>
        <w:t xml:space="preserve"> </w:t>
      </w:r>
      <w:r w:rsidR="00070677" w:rsidRPr="00734020">
        <w:rPr>
          <w:b/>
          <w:bCs/>
        </w:rPr>
        <w:t>Link Prediction</w:t>
      </w:r>
    </w:p>
    <w:p w14:paraId="67B0AEF6" w14:textId="48A889D6" w:rsidR="00B244D1" w:rsidRPr="00B244D1" w:rsidRDefault="00B244D1" w:rsidP="00B244D1">
      <w:r w:rsidRPr="00B244D1">
        <w:t xml:space="preserve">Link prediction </w:t>
      </w:r>
      <w:r w:rsidR="00442A30">
        <w:t>is a</w:t>
      </w:r>
      <w:r w:rsidRPr="00B244D1">
        <w:t xml:space="preserve"> task of inferring missing or future connections between nodes in a graph based on</w:t>
      </w:r>
      <w:r w:rsidR="009351C7">
        <w:t xml:space="preserve"> </w:t>
      </w:r>
      <w:r w:rsidR="00D44616">
        <w:t>its</w:t>
      </w:r>
      <w:r w:rsidRPr="00B244D1">
        <w:t xml:space="preserve"> existing structure and node features. It is a fundamental problem in graph-based machine learning with a wide range of applications, including social network analysis, </w:t>
      </w:r>
      <w:r w:rsidR="009351C7" w:rsidRPr="00B244D1">
        <w:t>biological networks</w:t>
      </w:r>
      <w:r w:rsidR="009351C7">
        <w:t xml:space="preserve">, and </w:t>
      </w:r>
      <w:r w:rsidRPr="00B244D1">
        <w:t>knowledge graph completion (e.g., discovering new entity relationships).</w:t>
      </w:r>
    </w:p>
    <w:p w14:paraId="0034F9CC" w14:textId="147B4AC2" w:rsidR="00B244D1" w:rsidRPr="00B244D1" w:rsidRDefault="00B244D1" w:rsidP="00B244D1">
      <w:r w:rsidRPr="00B244D1">
        <w:t xml:space="preserve">Formally, given a graph </w:t>
      </w:r>
      <m:oMath>
        <m:r>
          <w:rPr>
            <w:rFonts w:ascii="Cambria Math" w:hAnsi="Cambria Math"/>
          </w:rPr>
          <m:t>G=(V,E),</m:t>
        </m:r>
      </m:oMath>
      <w:r w:rsidRPr="00B244D1">
        <w:t xml:space="preserve"> where </w:t>
      </w:r>
      <m:oMath>
        <m:r>
          <w:rPr>
            <w:rFonts w:ascii="Cambria Math" w:hAnsi="Cambria Math"/>
          </w:rPr>
          <m:t>V</m:t>
        </m:r>
      </m:oMath>
      <w:r w:rsidRPr="00B244D1">
        <w:t xml:space="preserve"> is the set of nodes and </w:t>
      </w:r>
      <m:oMath>
        <m:r>
          <w:rPr>
            <w:rFonts w:ascii="Cambria Math" w:hAnsi="Cambria Math"/>
          </w:rPr>
          <m:t>E</m:t>
        </m:r>
      </m:oMath>
      <w:r w:rsidRPr="00B244D1">
        <w:t xml:space="preserve"> is the set of observed edges, the objective of link prediction is to estimate the likelihood of an unobserved edge </w:t>
      </w:r>
      <m:oMath>
        <m:r>
          <w:rPr>
            <w:rFonts w:ascii="Cambria Math" w:hAnsi="Cambria Math"/>
          </w:rPr>
          <m:t>(u,v)</m:t>
        </m:r>
        <m:r>
          <w:rPr>
            <w:rFonts w:ascii="Cambria Math" w:hAnsi="Cambria Math" w:cs="Cambria Math"/>
          </w:rPr>
          <m:t>∉</m:t>
        </m:r>
        <m:r>
          <w:rPr>
            <w:rFonts w:ascii="Cambria Math" w:hAnsi="Cambria Math"/>
          </w:rPr>
          <m:t>E</m:t>
        </m:r>
      </m:oMath>
      <w:r>
        <w:t xml:space="preserve"> </w:t>
      </w:r>
      <w:r w:rsidRPr="00B244D1">
        <w:t>existing in the graph.</w:t>
      </w:r>
    </w:p>
    <w:p w14:paraId="0B5FC634" w14:textId="04BCBFB8" w:rsidR="00B244D1" w:rsidRPr="00B244D1" w:rsidRDefault="00B244D1" w:rsidP="006E1BA4">
      <w:r w:rsidRPr="00B244D1">
        <w:t>Traditional approaches to link prediction include similarity-based heuristics</w:t>
      </w:r>
      <w:r w:rsidR="002A2975">
        <w:t>,</w:t>
      </w:r>
      <w:r w:rsidRPr="00B244D1">
        <w:t xml:space="preserve"> such as Common Neighbors, the Adamic/Adar index, and the Katz index. </w:t>
      </w:r>
      <w:r w:rsidR="00E3698E">
        <w:t>While t</w:t>
      </w:r>
      <w:r w:rsidRPr="00B244D1">
        <w:t xml:space="preserve">hese methods are relatively simple and </w:t>
      </w:r>
      <w:r w:rsidR="006E1BA4" w:rsidRPr="006E1BA4">
        <w:t xml:space="preserve">computationally </w:t>
      </w:r>
      <w:r w:rsidRPr="00B244D1">
        <w:t>efficient</w:t>
      </w:r>
      <w:r w:rsidR="006E1BA4">
        <w:t xml:space="preserve">, they often </w:t>
      </w:r>
      <w:r w:rsidRPr="00B244D1">
        <w:t>struggle to capture complex structural patterns, especially in sparse or directed networks.</w:t>
      </w:r>
    </w:p>
    <w:p w14:paraId="74436A1E" w14:textId="5813BBAD" w:rsidR="00B244D1" w:rsidRPr="00B244D1" w:rsidRDefault="00B244D1" w:rsidP="0095239A">
      <w:r w:rsidRPr="00B244D1">
        <w:t>In recent years, deep learning methods</w:t>
      </w:r>
      <w:r w:rsidR="00F61A45">
        <w:t xml:space="preserve">, </w:t>
      </w:r>
      <w:r w:rsidRPr="00B244D1">
        <w:t>particularly Graph Neural Networks (GNNs)</w:t>
      </w:r>
      <w:r w:rsidR="00F61A45">
        <w:t xml:space="preserve">, </w:t>
      </w:r>
      <w:r w:rsidRPr="00B244D1">
        <w:t>have</w:t>
      </w:r>
      <w:r w:rsidR="000D64EB">
        <w:t xml:space="preserve"> </w:t>
      </w:r>
      <w:r w:rsidR="00F61A45">
        <w:t>gaine</w:t>
      </w:r>
      <w:r w:rsidR="000D64EB">
        <w:t>d</w:t>
      </w:r>
      <w:r w:rsidRPr="00B244D1">
        <w:t xml:space="preserve"> increasing </w:t>
      </w:r>
      <w:r w:rsidR="000D64EB" w:rsidRPr="000D64EB">
        <w:t>prominence</w:t>
      </w:r>
      <w:r w:rsidRPr="00B244D1">
        <w:t xml:space="preserve"> for link prediction. GNN-based </w:t>
      </w:r>
      <w:r w:rsidR="00275390" w:rsidRPr="00B244D1">
        <w:t>models</w:t>
      </w:r>
      <w:r w:rsidR="000D64EB">
        <w:t xml:space="preserve">, such as </w:t>
      </w:r>
      <w:r w:rsidRPr="00B244D1">
        <w:t>Graph Convolutional Networks (GCNs) and Graph Attention Networks (GATs)</w:t>
      </w:r>
      <w:r w:rsidR="00477A7E">
        <w:t>,</w:t>
      </w:r>
      <w:r w:rsidRPr="00B244D1">
        <w:t xml:space="preserve"> learn node embeddings by aggregating information from neighboring nodes. These </w:t>
      </w:r>
      <w:r w:rsidR="00A60D08">
        <w:t xml:space="preserve">learned </w:t>
      </w:r>
      <w:r w:rsidRPr="00B244D1">
        <w:t xml:space="preserve">embeddings can then be </w:t>
      </w:r>
      <w:r w:rsidR="0095239A" w:rsidRPr="0095239A">
        <w:t>leveraged</w:t>
      </w:r>
      <w:r w:rsidR="0095239A" w:rsidRPr="0095239A" w:rsidDel="0095239A">
        <w:t xml:space="preserve"> </w:t>
      </w:r>
      <w:r w:rsidRPr="00B244D1">
        <w:t>to predict the existence of links between node pairs using techniques such as dot-product scoring or neural classifiers.</w:t>
      </w:r>
    </w:p>
    <w:p w14:paraId="594AF613" w14:textId="6182CB2B" w:rsidR="00B244D1" w:rsidRPr="00B244D1" w:rsidRDefault="001E6E32" w:rsidP="00361CF4">
      <w:r w:rsidRPr="001E6E32">
        <w:t xml:space="preserve">Although </w:t>
      </w:r>
      <w:r w:rsidR="00B244D1" w:rsidRPr="00734020">
        <w:t xml:space="preserve">link prediction is not </w:t>
      </w:r>
      <w:r w:rsidR="003106DE" w:rsidRPr="003106DE">
        <w:t>inherently</w:t>
      </w:r>
      <w:r w:rsidR="00B244D1" w:rsidRPr="00734020">
        <w:t xml:space="preserve"> built-in</w:t>
      </w:r>
      <w:r w:rsidR="003106DE">
        <w:t>to</w:t>
      </w:r>
      <w:r w:rsidR="00B244D1" w:rsidRPr="00734020">
        <w:t xml:space="preserve"> GANs</w:t>
      </w:r>
      <w:r w:rsidR="00B244D1" w:rsidRPr="00B244D1">
        <w:t xml:space="preserve">, it is a task that </w:t>
      </w:r>
      <w:r w:rsidR="00B244D1" w:rsidRPr="00734020">
        <w:t xml:space="preserve">can be </w:t>
      </w:r>
      <w:r w:rsidR="0085484B" w:rsidRPr="0085484B">
        <w:t xml:space="preserve">effectively </w:t>
      </w:r>
      <w:r w:rsidR="00B244D1" w:rsidRPr="00734020">
        <w:t xml:space="preserve">addressed using GAN-based </w:t>
      </w:r>
      <w:r w:rsidR="00275390" w:rsidRPr="00734020">
        <w:t>architecture</w:t>
      </w:r>
      <w:r w:rsidR="00B244D1" w:rsidRPr="00CE65CB">
        <w:t>.</w:t>
      </w:r>
      <w:r w:rsidR="00B244D1" w:rsidRPr="00B244D1">
        <w:t xml:space="preserve"> In this context, the GAN framework is used to generate realistic candidate links</w:t>
      </w:r>
      <w:r w:rsidR="00651058">
        <w:t>;</w:t>
      </w:r>
      <w:r w:rsidR="00B244D1" w:rsidRPr="00B244D1">
        <w:t xml:space="preserve"> </w:t>
      </w:r>
      <w:r w:rsidR="00651058">
        <w:t>t</w:t>
      </w:r>
      <w:r w:rsidR="00B244D1" w:rsidRPr="00B244D1">
        <w:t xml:space="preserve">he generator proposes </w:t>
      </w:r>
      <w:r w:rsidR="002D0234">
        <w:t>potential</w:t>
      </w:r>
      <w:r w:rsidR="00B244D1" w:rsidRPr="00B244D1">
        <w:t xml:space="preserve"> links (edges), while the discriminator attempts to distinguish between </w:t>
      </w:r>
      <w:r w:rsidR="00A86619">
        <w:t>real</w:t>
      </w:r>
      <w:r w:rsidR="00B244D1" w:rsidRPr="00B244D1">
        <w:t xml:space="preserve"> and generated links</w:t>
      </w:r>
      <w:r w:rsidR="00BC558F">
        <w:t>.</w:t>
      </w:r>
      <w:r w:rsidR="00B244D1" w:rsidRPr="00B244D1">
        <w:t xml:space="preserve"> </w:t>
      </w:r>
      <w:r w:rsidR="00BC558F" w:rsidRPr="00BC558F">
        <w:t xml:space="preserve">This adversarial learning process </w:t>
      </w:r>
      <w:r w:rsidR="00B244D1" w:rsidRPr="00B244D1">
        <w:t>i</w:t>
      </w:r>
      <w:r w:rsidR="00361CF4" w:rsidRPr="00361CF4">
        <w:t xml:space="preserve"> enhances</w:t>
      </w:r>
      <w:r w:rsidR="00B244D1" w:rsidRPr="00B244D1">
        <w:t xml:space="preserve"> the model’s ability to capture the underlying graph structure.</w:t>
      </w:r>
    </w:p>
    <w:p w14:paraId="771E79A7" w14:textId="6EB9F0F3" w:rsidR="00323514" w:rsidRDefault="00B244D1" w:rsidP="00AD39A1">
      <w:pPr>
        <w:rPr>
          <w:rStyle w:val="af9"/>
          <w:b w:val="0"/>
          <w:bCs w:val="0"/>
          <w:rtl/>
        </w:rPr>
      </w:pPr>
      <w:r w:rsidRPr="00B244D1">
        <w:t>In this project, we employ the</w:t>
      </w:r>
      <w:r w:rsidRPr="00AD39A1">
        <w:t xml:space="preserve"> </w:t>
      </w:r>
      <w:r w:rsidRPr="00734020">
        <w:t>Directed Graph Generative Adversarial Network (DGGAN)</w:t>
      </w:r>
      <w:r w:rsidRPr="00AD39A1">
        <w:t xml:space="preserve"> </w:t>
      </w:r>
      <w:r w:rsidRPr="00B244D1">
        <w:t xml:space="preserve">for link prediction, </w:t>
      </w:r>
      <w:r w:rsidR="00AD39A1" w:rsidRPr="00AD39A1">
        <w:t>leveraging</w:t>
      </w:r>
      <w:r w:rsidRPr="00B244D1">
        <w:t xml:space="preserve"> its capability to model directed graphs and infer missing edges. </w:t>
      </w:r>
      <w:r w:rsidR="00096370">
        <w:t xml:space="preserve">The </w:t>
      </w:r>
      <w:r w:rsidRPr="00B244D1">
        <w:t xml:space="preserve">DGGAN </w:t>
      </w:r>
      <w:r w:rsidR="00096370">
        <w:t xml:space="preserve">framework </w:t>
      </w:r>
      <w:r w:rsidRPr="00B244D1">
        <w:t xml:space="preserve">extends the GAN paradigm to graph data by incorporating directionality into both the generation and discrimination processes, allowing it to better </w:t>
      </w:r>
      <w:r w:rsidR="00A073E5">
        <w:t>represent</w:t>
      </w:r>
      <w:r w:rsidRPr="00B244D1">
        <w:t xml:space="preserve"> asymmetrical relationships. This makes it particularly effective </w:t>
      </w:r>
      <w:r w:rsidR="00A26738">
        <w:t>for</w:t>
      </w:r>
      <w:r w:rsidRPr="00B244D1">
        <w:t xml:space="preserve"> sparse, large-scale, or directional graphs</w:t>
      </w:r>
      <w:r w:rsidR="00D34010">
        <w:t xml:space="preserve">, </w:t>
      </w:r>
      <w:r w:rsidRPr="00B244D1">
        <w:t>where traditional and even standard GNN-based approaches may fall short.</w:t>
      </w:r>
      <w:r w:rsidR="00070677">
        <w:br/>
      </w:r>
    </w:p>
    <w:p w14:paraId="6821CA1D" w14:textId="2AAD0CE3" w:rsidR="00C43EDA" w:rsidRPr="00C43EDA" w:rsidRDefault="002321E3" w:rsidP="00734020">
      <w:r w:rsidRPr="00B244D1">
        <w:rPr>
          <w:rStyle w:val="af9"/>
          <w:b w:val="0"/>
          <w:bCs w:val="0"/>
        </w:rPr>
        <w:t>Link prediction</w:t>
      </w:r>
      <w:r>
        <w:t xml:space="preserve"> [9] </w:t>
      </w:r>
      <w:r w:rsidR="00CB4F51">
        <w:t xml:space="preserve">(Fig. </w:t>
      </w:r>
      <w:r w:rsidR="00275390">
        <w:rPr>
          <w:rFonts w:hint="cs"/>
          <w:rtl/>
        </w:rPr>
        <w:t>5</w:t>
      </w:r>
      <w:r w:rsidR="00CB4F51">
        <w:t xml:space="preserve">) </w:t>
      </w:r>
      <w:r>
        <w:t xml:space="preserve">refers to the process of forecasting potential connections or relationships between nodes within a network or graph. It is a fundamental task in various </w:t>
      </w:r>
      <w:r>
        <w:lastRenderedPageBreak/>
        <w:t>domains, such as social network analysis, recommendation systems, and biological networks, where the goal is to predict missing or future links based on the existing structure of the graph.</w:t>
      </w:r>
    </w:p>
    <w:p w14:paraId="7353B6FD" w14:textId="557AD9A0" w:rsidR="00C43EDA" w:rsidRPr="00C43EDA" w:rsidRDefault="00CB4F51" w:rsidP="00C43EDA">
      <w:pPr>
        <w:pStyle w:val="a9"/>
        <w:tabs>
          <w:tab w:val="right" w:pos="8306"/>
        </w:tabs>
        <w:spacing w:line="240" w:lineRule="auto"/>
        <w:ind w:left="1440"/>
      </w:pPr>
      <w:r>
        <w:rPr>
          <w:noProof/>
        </w:rPr>
        <w:drawing>
          <wp:anchor distT="0" distB="0" distL="114300" distR="114300" simplePos="0" relativeHeight="251660288" behindDoc="0" locked="0" layoutInCell="1" allowOverlap="1" wp14:anchorId="2D119F04" wp14:editId="64FBA810">
            <wp:simplePos x="0" y="0"/>
            <wp:positionH relativeFrom="margin">
              <wp:align>center</wp:align>
            </wp:positionH>
            <wp:positionV relativeFrom="paragraph">
              <wp:posOffset>8255</wp:posOffset>
            </wp:positionV>
            <wp:extent cx="1381125" cy="1410970"/>
            <wp:effectExtent l="0" t="0" r="9525" b="0"/>
            <wp:wrapSquare wrapText="bothSides"/>
            <wp:docPr id="1" name="תמונה 1" descr="תמונה שמכילה עיגול,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תמונה 1" descr="תמונה שמכילה עיגול, צילום מסך&#10;&#10;התיאור נוצר באופן אוטומטי"/>
                    <pic:cNvPicPr/>
                  </pic:nvPicPr>
                  <pic:blipFill rotWithShape="1">
                    <a:blip r:embed="rId19">
                      <a:extLst>
                        <a:ext uri="{28A0092B-C50C-407E-A947-70E740481C1C}">
                          <a14:useLocalDpi xmlns:a14="http://schemas.microsoft.com/office/drawing/2010/main" val="0"/>
                        </a:ext>
                      </a:extLst>
                    </a:blip>
                    <a:srcRect l="57360"/>
                    <a:stretch/>
                  </pic:blipFill>
                  <pic:spPr bwMode="auto">
                    <a:xfrm>
                      <a:off x="0" y="0"/>
                      <a:ext cx="1381125" cy="1410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9FFCCC" w14:textId="77777777" w:rsidR="00C43EDA" w:rsidRPr="00C43EDA" w:rsidRDefault="00C43EDA" w:rsidP="00C43EDA">
      <w:pPr>
        <w:pStyle w:val="a9"/>
        <w:tabs>
          <w:tab w:val="right" w:pos="8306"/>
        </w:tabs>
        <w:spacing w:line="240" w:lineRule="auto"/>
        <w:ind w:left="1440"/>
      </w:pPr>
    </w:p>
    <w:p w14:paraId="2DB205BD" w14:textId="77777777" w:rsidR="00C43EDA" w:rsidRPr="00C43EDA" w:rsidRDefault="00C43EDA" w:rsidP="00C43EDA">
      <w:pPr>
        <w:pStyle w:val="a9"/>
        <w:tabs>
          <w:tab w:val="right" w:pos="8306"/>
        </w:tabs>
        <w:spacing w:line="240" w:lineRule="auto"/>
        <w:ind w:left="1440"/>
      </w:pPr>
    </w:p>
    <w:p w14:paraId="2192DF3B" w14:textId="77777777" w:rsidR="00C43EDA" w:rsidRPr="00C43EDA" w:rsidRDefault="00C43EDA" w:rsidP="00C43EDA">
      <w:pPr>
        <w:pStyle w:val="a9"/>
        <w:tabs>
          <w:tab w:val="right" w:pos="8306"/>
        </w:tabs>
        <w:spacing w:line="240" w:lineRule="auto"/>
        <w:ind w:left="1440"/>
      </w:pPr>
    </w:p>
    <w:p w14:paraId="1A8A9D6C" w14:textId="77777777" w:rsidR="00C43EDA" w:rsidRPr="00C43EDA" w:rsidRDefault="00C43EDA" w:rsidP="00C43EDA">
      <w:pPr>
        <w:pStyle w:val="a9"/>
        <w:tabs>
          <w:tab w:val="right" w:pos="8306"/>
        </w:tabs>
        <w:spacing w:line="240" w:lineRule="auto"/>
        <w:ind w:left="1440"/>
      </w:pPr>
    </w:p>
    <w:p w14:paraId="52C5FA8C" w14:textId="77777777" w:rsidR="00C43EDA" w:rsidRPr="00C43EDA" w:rsidRDefault="00C43EDA" w:rsidP="00C43EDA">
      <w:pPr>
        <w:pStyle w:val="a9"/>
        <w:tabs>
          <w:tab w:val="right" w:pos="8306"/>
        </w:tabs>
        <w:spacing w:line="240" w:lineRule="auto"/>
        <w:ind w:left="1440"/>
      </w:pPr>
    </w:p>
    <w:p w14:paraId="10299D30" w14:textId="77777777" w:rsidR="00C43EDA" w:rsidRPr="00C43EDA" w:rsidRDefault="00C43EDA" w:rsidP="00C43EDA">
      <w:pPr>
        <w:tabs>
          <w:tab w:val="right" w:pos="8306"/>
        </w:tabs>
        <w:spacing w:line="240" w:lineRule="auto"/>
      </w:pPr>
    </w:p>
    <w:p w14:paraId="277FE320" w14:textId="0DDDEB46" w:rsidR="00C43EDA" w:rsidRPr="00C43EDA" w:rsidRDefault="00C43EDA" w:rsidP="00C43EDA">
      <w:pPr>
        <w:tabs>
          <w:tab w:val="right" w:pos="8306"/>
        </w:tabs>
        <w:spacing w:line="240" w:lineRule="auto"/>
        <w:jc w:val="center"/>
      </w:pPr>
      <w:r w:rsidRPr="00C43EDA">
        <w:t xml:space="preserve">Figure </w:t>
      </w:r>
      <w:r w:rsidR="00FA59AC">
        <w:t>5</w:t>
      </w:r>
      <w:r w:rsidRPr="00C43EDA">
        <w:t xml:space="preserve">: </w:t>
      </w:r>
      <w:r w:rsidR="00464F4E">
        <w:t>Link Prediction</w:t>
      </w:r>
      <w:r w:rsidR="00232634">
        <w:t>.</w:t>
      </w:r>
    </w:p>
    <w:p w14:paraId="62FD62D9" w14:textId="6E0E25A4" w:rsidR="003B3D29" w:rsidRPr="00C43EDA" w:rsidRDefault="008354E2" w:rsidP="00034A7D">
      <w:pPr>
        <w:tabs>
          <w:tab w:val="right" w:pos="8306"/>
        </w:tabs>
        <w:bidi/>
        <w:spacing w:line="240" w:lineRule="auto"/>
      </w:pPr>
      <w:r>
        <w:rPr>
          <w:rtl/>
        </w:rPr>
        <w:br/>
      </w:r>
    </w:p>
    <w:p w14:paraId="427C940C" w14:textId="1B31F8AD" w:rsidR="00C43EDA" w:rsidRPr="00EC6E64" w:rsidRDefault="005019A0" w:rsidP="00C81C30">
      <w:pPr>
        <w:pStyle w:val="a9"/>
        <w:numPr>
          <w:ilvl w:val="0"/>
          <w:numId w:val="2"/>
        </w:numPr>
        <w:tabs>
          <w:tab w:val="left" w:pos="4746"/>
        </w:tabs>
        <w:spacing w:line="240" w:lineRule="auto"/>
        <w:ind w:left="360"/>
        <w:rPr>
          <w:b/>
          <w:bCs/>
          <w:sz w:val="28"/>
          <w:szCs w:val="28"/>
        </w:rPr>
      </w:pPr>
      <w:r w:rsidRPr="0073097A">
        <w:rPr>
          <w:b/>
          <w:bCs/>
          <w:sz w:val="28"/>
          <w:szCs w:val="28"/>
        </w:rPr>
        <w:t>Approach</w:t>
      </w:r>
    </w:p>
    <w:p w14:paraId="21CD3A45" w14:textId="53E34D03" w:rsidR="009E56D6" w:rsidRDefault="009C4378" w:rsidP="00C81C30">
      <w:pPr>
        <w:tabs>
          <w:tab w:val="left" w:pos="4746"/>
        </w:tabs>
        <w:spacing w:line="240" w:lineRule="auto"/>
      </w:pPr>
      <w:r>
        <w:t xml:space="preserve">The proposed model utilizes </w:t>
      </w:r>
      <w:r w:rsidRPr="00703DEF">
        <w:rPr>
          <w:rStyle w:val="af9"/>
        </w:rPr>
        <w:t>Directed Graph Generative Adversarial Networks (DGGAN)</w:t>
      </w:r>
      <w:r>
        <w:t xml:space="preserve"> to predict missing citation links in academic networks. In such networks, a missing edge </w:t>
      </w:r>
      <w:r w:rsidR="003A149E" w:rsidRPr="003A149E">
        <w:t>corresponds to</w:t>
      </w:r>
      <w:r>
        <w:t xml:space="preserve"> a citation that </w:t>
      </w:r>
      <w:r w:rsidR="004E2EC7" w:rsidRPr="004E2EC7">
        <w:t>likely</w:t>
      </w:r>
      <w:r w:rsidR="004E2EC7" w:rsidRPr="004E2EC7" w:rsidDel="004E2EC7">
        <w:t xml:space="preserve"> </w:t>
      </w:r>
      <w:r>
        <w:t>exist</w:t>
      </w:r>
      <w:r w:rsidR="004E2EC7">
        <w:t>s</w:t>
      </w:r>
      <w:r>
        <w:t xml:space="preserve"> </w:t>
      </w:r>
      <w:r w:rsidR="004E2EC7" w:rsidRPr="004E2EC7">
        <w:t xml:space="preserve">conceptually </w:t>
      </w:r>
      <w:r>
        <w:t xml:space="preserve">but is absent due to incomplete or evolving bibliographic data. </w:t>
      </w:r>
      <w:r w:rsidR="00A507E8">
        <w:t>The suggested</w:t>
      </w:r>
      <w:r>
        <w:t xml:space="preserve"> approach </w:t>
      </w:r>
      <w:r w:rsidR="00A507E8">
        <w:t xml:space="preserve">aims to </w:t>
      </w:r>
      <w:r>
        <w:t xml:space="preserve">reconstruct these </w:t>
      </w:r>
      <w:r w:rsidR="001B3143">
        <w:t>latent links</w:t>
      </w:r>
      <w:r>
        <w:t xml:space="preserve"> by learning meaningful </w:t>
      </w:r>
      <w:r w:rsidR="00F765CD">
        <w:t>structural representations</w:t>
      </w:r>
      <w:r>
        <w:t xml:space="preserve"> and generating high-confidence citation predictions.</w:t>
      </w:r>
    </w:p>
    <w:p w14:paraId="21B02240" w14:textId="545A4EF2" w:rsidR="009E56D6" w:rsidRPr="00842279" w:rsidRDefault="00141D7C" w:rsidP="00C81C30">
      <w:pPr>
        <w:tabs>
          <w:tab w:val="left" w:pos="4746"/>
        </w:tabs>
        <w:spacing w:line="240" w:lineRule="auto"/>
        <w:rPr>
          <w:b/>
          <w:bCs/>
        </w:rPr>
      </w:pPr>
      <w:r>
        <w:rPr>
          <w:rFonts w:hint="cs"/>
          <w:b/>
          <w:bCs/>
          <w:rtl/>
        </w:rPr>
        <w:t>4</w:t>
      </w:r>
      <w:r w:rsidR="009E56D6" w:rsidRPr="00842279">
        <w:rPr>
          <w:b/>
          <w:bCs/>
        </w:rPr>
        <w:t>.1 Model Architecture</w:t>
      </w:r>
    </w:p>
    <w:p w14:paraId="70A96C1A" w14:textId="1A859599" w:rsidR="000B492B" w:rsidRDefault="000B492B" w:rsidP="00C81C30">
      <w:pPr>
        <w:tabs>
          <w:tab w:val="left" w:pos="4746"/>
        </w:tabs>
        <w:spacing w:line="240" w:lineRule="auto"/>
        <w:ind w:left="360"/>
      </w:pPr>
      <w:r w:rsidRPr="00842279">
        <w:t xml:space="preserve">The </w:t>
      </w:r>
      <w:r w:rsidR="00B14C0B">
        <w:t xml:space="preserve">model </w:t>
      </w:r>
      <w:r w:rsidR="00F765CD" w:rsidRPr="00F765CD">
        <w:t>architecture</w:t>
      </w:r>
      <w:r w:rsidRPr="00842279">
        <w:t xml:space="preserve"> follows an adversarial learning process </w:t>
      </w:r>
      <w:r w:rsidR="008B3B4B" w:rsidRPr="008B3B4B">
        <w:t>consisting of the following core</w:t>
      </w:r>
      <w:r w:rsidRPr="00842279">
        <w:t xml:space="preserve"> components</w:t>
      </w:r>
    </w:p>
    <w:p w14:paraId="1BD96EA4" w14:textId="77777777" w:rsidR="00003FAD" w:rsidRPr="00166EDC" w:rsidRDefault="00BE5E81" w:rsidP="00383283">
      <w:pPr>
        <w:pStyle w:val="a9"/>
        <w:numPr>
          <w:ilvl w:val="0"/>
          <w:numId w:val="21"/>
        </w:numPr>
        <w:tabs>
          <w:tab w:val="clear" w:pos="1080"/>
          <w:tab w:val="left" w:pos="900"/>
        </w:tabs>
        <w:ind w:left="900"/>
      </w:pPr>
      <w:r w:rsidRPr="00BE5E81">
        <w:rPr>
          <w:b/>
          <w:bCs/>
        </w:rPr>
        <w:t>Graph Embedding</w:t>
      </w:r>
      <w:r w:rsidR="00003FAD">
        <w:rPr>
          <w:b/>
          <w:bCs/>
        </w:rPr>
        <w:t xml:space="preserve"> Layer</w:t>
      </w:r>
      <w:r w:rsidRPr="00BE5E81">
        <w:rPr>
          <w:b/>
          <w:bCs/>
        </w:rPr>
        <w:t>: </w:t>
      </w:r>
    </w:p>
    <w:p w14:paraId="07296197" w14:textId="77777777" w:rsidR="00485652" w:rsidRDefault="00BE5E81" w:rsidP="00383283">
      <w:pPr>
        <w:pStyle w:val="a9"/>
        <w:ind w:left="900"/>
      </w:pPr>
      <w:r w:rsidRPr="00BE5E81">
        <w:t>The model learns two distinct embedding spaces</w:t>
      </w:r>
      <w:r w:rsidR="00485652" w:rsidRPr="00485652">
        <w:t xml:space="preserve"> for each node</w:t>
      </w:r>
      <w:r w:rsidRPr="00BE5E81">
        <w:t xml:space="preserve">: </w:t>
      </w:r>
    </w:p>
    <w:p w14:paraId="63418733" w14:textId="77777777" w:rsidR="003E6562" w:rsidRDefault="003E6562" w:rsidP="00383283">
      <w:pPr>
        <w:pStyle w:val="a9"/>
        <w:numPr>
          <w:ilvl w:val="0"/>
          <w:numId w:val="80"/>
        </w:numPr>
        <w:ind w:left="1260"/>
      </w:pPr>
      <w:r>
        <w:t xml:space="preserve">Source embeddings: </w:t>
      </w:r>
      <w:r w:rsidRPr="003E6562">
        <w:t>capturing the behavior of nodes as citing entities</w:t>
      </w:r>
    </w:p>
    <w:p w14:paraId="79344F72" w14:textId="77777777" w:rsidR="00E34CCD" w:rsidRDefault="00E34CCD" w:rsidP="00383283">
      <w:pPr>
        <w:pStyle w:val="a9"/>
        <w:numPr>
          <w:ilvl w:val="0"/>
          <w:numId w:val="80"/>
        </w:numPr>
        <w:ind w:left="1260"/>
      </w:pPr>
      <w:r w:rsidRPr="00E34CCD">
        <w:t>Target embeddings: capturing the behavior of nodes as cited entities</w:t>
      </w:r>
      <w:r>
        <w:t>.</w:t>
      </w:r>
    </w:p>
    <w:p w14:paraId="1BD86089" w14:textId="2D476063" w:rsidR="00210297" w:rsidRDefault="00BE5E81" w:rsidP="00383283">
      <w:pPr>
        <w:ind w:left="900"/>
      </w:pPr>
      <w:r w:rsidRPr="00BE5E81">
        <w:t xml:space="preserve">This dual </w:t>
      </w:r>
      <w:r w:rsidR="00130B4A" w:rsidRPr="00130B4A">
        <w:t>embedding scheme</w:t>
      </w:r>
      <w:r w:rsidRPr="00BE5E81">
        <w:t xml:space="preserve"> is particularly effective for directed and sparse graphs, such as citation networks, as it allows the model to </w:t>
      </w:r>
      <w:r w:rsidR="007B4B1C" w:rsidRPr="007B4B1C">
        <w:t>differentiate between the incoming and outgoing roles of each paper</w:t>
      </w:r>
      <w:r w:rsidR="00EE759B">
        <w:t xml:space="preserve">: for example, </w:t>
      </w:r>
      <w:r w:rsidRPr="00BE5E81">
        <w:t>distinguish</w:t>
      </w:r>
      <w:r w:rsidR="00EE759B">
        <w:t>ing</w:t>
      </w:r>
      <w:r w:rsidRPr="00BE5E81">
        <w:t xml:space="preserve"> </w:t>
      </w:r>
      <w:r w:rsidR="00210297">
        <w:t>a highly cited paper from one that frequently cites others.</w:t>
      </w:r>
    </w:p>
    <w:p w14:paraId="1D2E8CB3" w14:textId="16D363CE" w:rsidR="00BE5E81" w:rsidRDefault="00BE5E81" w:rsidP="00166EDC">
      <w:pPr>
        <w:ind w:left="1080"/>
        <w:rPr>
          <w:rtl/>
        </w:rPr>
      </w:pPr>
      <w:r>
        <w:br/>
      </w:r>
    </w:p>
    <w:p w14:paraId="4136D9F4" w14:textId="77777777" w:rsidR="00683BD2" w:rsidRPr="00BE5E81" w:rsidRDefault="00683BD2" w:rsidP="00166EDC">
      <w:pPr>
        <w:ind w:left="1080"/>
      </w:pPr>
    </w:p>
    <w:p w14:paraId="1DD86DD2" w14:textId="77777777" w:rsidR="00BE5E81" w:rsidRPr="00BE5E81" w:rsidRDefault="00BE5E81" w:rsidP="00383283">
      <w:pPr>
        <w:ind w:left="360" w:firstLine="360"/>
      </w:pPr>
      <w:r w:rsidRPr="00BE5E81">
        <w:lastRenderedPageBreak/>
        <w:t>The embedding process consists of:</w:t>
      </w:r>
    </w:p>
    <w:p w14:paraId="3CAB3C6D" w14:textId="77777777" w:rsidR="00D80337" w:rsidRDefault="00BE5E81" w:rsidP="00383283">
      <w:pPr>
        <w:pStyle w:val="a9"/>
        <w:numPr>
          <w:ilvl w:val="0"/>
          <w:numId w:val="29"/>
        </w:numPr>
        <w:tabs>
          <w:tab w:val="clear" w:pos="720"/>
          <w:tab w:val="num" w:pos="1080"/>
        </w:tabs>
        <w:ind w:left="1080"/>
      </w:pPr>
      <w:r w:rsidRPr="00166EDC">
        <w:rPr>
          <w:b/>
          <w:bCs/>
        </w:rPr>
        <w:t>Discriminator Embeddings:</w:t>
      </w:r>
      <w:r w:rsidRPr="00BE5E81">
        <w:t xml:space="preserve"> </w:t>
      </w:r>
    </w:p>
    <w:p w14:paraId="2A63EFF9" w14:textId="5A570890" w:rsidR="00D80337" w:rsidRDefault="00D80337" w:rsidP="00383283">
      <w:pPr>
        <w:pStyle w:val="a9"/>
        <w:ind w:left="1080"/>
      </w:pPr>
      <w:r w:rsidRPr="00D80337">
        <w:t>Two separate embedding matrices are learned for source and target roles</w:t>
      </w:r>
      <w:r>
        <w:t>:</w:t>
      </w:r>
    </w:p>
    <w:p w14:paraId="1786FA00" w14:textId="44C1EC36" w:rsidR="00D80337" w:rsidRDefault="00D80337" w:rsidP="00383283">
      <w:pPr>
        <w:pStyle w:val="a9"/>
        <w:numPr>
          <w:ilvl w:val="0"/>
          <w:numId w:val="81"/>
        </w:numPr>
        <w:ind w:left="1440"/>
      </w:pPr>
      <w:r w:rsidRPr="00D80337">
        <w:t>embedding_matrix[0]</w:t>
      </w:r>
      <w:r w:rsidR="00BA6713">
        <w:t xml:space="preserve"> </w:t>
      </w:r>
      <w:r w:rsidR="00BA6713" w:rsidRPr="00BA6713">
        <w:t>for source nodes</w:t>
      </w:r>
    </w:p>
    <w:p w14:paraId="26818AED" w14:textId="24DCE513" w:rsidR="00BA6713" w:rsidRDefault="00BA6713" w:rsidP="00383283">
      <w:pPr>
        <w:pStyle w:val="a9"/>
        <w:numPr>
          <w:ilvl w:val="0"/>
          <w:numId w:val="81"/>
        </w:numPr>
        <w:ind w:left="1440"/>
      </w:pPr>
      <w:r w:rsidRPr="00D80337">
        <w:t>embedding_matrix[</w:t>
      </w:r>
      <w:r>
        <w:t>1</w:t>
      </w:r>
      <w:r w:rsidRPr="00D80337">
        <w:t>]</w:t>
      </w:r>
      <w:r>
        <w:t xml:space="preserve"> </w:t>
      </w:r>
      <w:r w:rsidRPr="00BA6713">
        <w:t xml:space="preserve">for </w:t>
      </w:r>
      <w:r>
        <w:t>target</w:t>
      </w:r>
      <w:r w:rsidRPr="00BA6713">
        <w:t xml:space="preserve"> nodes</w:t>
      </w:r>
    </w:p>
    <w:p w14:paraId="7460E692" w14:textId="03BA5B3A" w:rsidR="00BF7312" w:rsidRPr="00166EDC" w:rsidRDefault="00F86891" w:rsidP="00383283">
      <w:pPr>
        <w:pStyle w:val="a9"/>
        <w:numPr>
          <w:ilvl w:val="0"/>
          <w:numId w:val="82"/>
        </w:numPr>
        <w:ind w:left="1080"/>
      </w:pPr>
      <w:r w:rsidRPr="00F86891">
        <w:t xml:space="preserve">These embeddings are optimized to help the discriminator </w:t>
      </w:r>
      <w:r w:rsidR="00BE5E81" w:rsidRPr="00BE5E81">
        <w:t xml:space="preserve">distinguish between real and </w:t>
      </w:r>
      <w:r w:rsidR="00FF59B6" w:rsidRPr="00FF59B6">
        <w:t>generated citation pairs</w:t>
      </w:r>
      <w:r w:rsidR="00BF7312">
        <w:t xml:space="preserve">. </w:t>
      </w:r>
      <w:r w:rsidR="00BE5E81" w:rsidRPr="00166EDC">
        <w:rPr>
          <w:b/>
          <w:bCs/>
        </w:rPr>
        <w:t xml:space="preserve">Generator Embeddings: </w:t>
      </w:r>
    </w:p>
    <w:p w14:paraId="143A96A7" w14:textId="0354C810" w:rsidR="00BE5E81" w:rsidRPr="00BE5E81" w:rsidRDefault="00B37661" w:rsidP="00383283">
      <w:pPr>
        <w:pStyle w:val="a9"/>
        <w:ind w:left="1080"/>
      </w:pPr>
      <w:r w:rsidRPr="00B37661">
        <w:t xml:space="preserve">Generator modules transform the learned </w:t>
      </w:r>
      <w:r w:rsidR="00BE5E81" w:rsidRPr="00BE5E81">
        <w:t xml:space="preserve">discriminator embeddings </w:t>
      </w:r>
      <w:r w:rsidR="00152859" w:rsidRPr="00152859">
        <w:t>by adding</w:t>
      </w:r>
      <w:r w:rsidR="00152859" w:rsidRPr="00152859" w:rsidDel="00152859">
        <w:t xml:space="preserve"> </w:t>
      </w:r>
      <w:r w:rsidR="00152859" w:rsidRPr="00152859">
        <w:t xml:space="preserve">stochastic </w:t>
      </w:r>
      <w:r w:rsidR="00BE5E81" w:rsidRPr="00BE5E81">
        <w:t xml:space="preserve">noise </w:t>
      </w:r>
      <w:r w:rsidR="00AB0E63" w:rsidRPr="00AB0E63">
        <w:t>and applying</w:t>
      </w:r>
      <w:r w:rsidR="00AB0E63" w:rsidRPr="00AB0E63" w:rsidDel="00AB0E63">
        <w:t xml:space="preserve"> </w:t>
      </w:r>
      <w:r w:rsidR="00BE5E81" w:rsidRPr="00BE5E81">
        <w:t>learned linear transformations</w:t>
      </w:r>
      <w:r w:rsidR="00AB0E63">
        <w:t xml:space="preserve">, </w:t>
      </w:r>
      <w:r w:rsidR="00AB0E63" w:rsidRPr="00AB0E63">
        <w:t>thereby producing</w:t>
      </w:r>
      <w:r w:rsidR="0031034F">
        <w:t xml:space="preserve"> </w:t>
      </w:r>
      <w:r w:rsidR="0031034F" w:rsidRPr="0031034F">
        <w:t>synthetic citation links</w:t>
      </w:r>
      <w:r w:rsidR="0031034F">
        <w:t>.</w:t>
      </w:r>
    </w:p>
    <w:p w14:paraId="2F239FA5" w14:textId="77777777" w:rsidR="0031034F" w:rsidRDefault="0031034F">
      <w:pPr>
        <w:pStyle w:val="a9"/>
        <w:ind w:left="1080"/>
      </w:pPr>
    </w:p>
    <w:p w14:paraId="16CFBBA0" w14:textId="0653B2A1" w:rsidR="00624CC5" w:rsidRDefault="00BE5E81" w:rsidP="00624CC5">
      <w:pPr>
        <w:numPr>
          <w:ilvl w:val="0"/>
          <w:numId w:val="21"/>
        </w:numPr>
        <w:tabs>
          <w:tab w:val="clear" w:pos="1080"/>
          <w:tab w:val="num" w:pos="0"/>
          <w:tab w:val="left" w:pos="4746"/>
        </w:tabs>
        <w:spacing w:line="240" w:lineRule="auto"/>
        <w:ind w:left="720"/>
      </w:pPr>
      <w:r w:rsidRPr="00BE5E81">
        <w:t xml:space="preserve">This approach </w:t>
      </w:r>
      <w:r w:rsidR="00331FD1" w:rsidRPr="00331FD1">
        <w:t xml:space="preserve">effectively </w:t>
      </w:r>
      <w:r w:rsidRPr="00BE5E81">
        <w:t>preserves the directional nature of citations (</w:t>
      </w:r>
      <w:r w:rsidR="00672F45">
        <w:t>i, e.</w:t>
      </w:r>
      <w:r w:rsidR="00331FD1">
        <w:t xml:space="preserve">, </w:t>
      </w:r>
      <w:r w:rsidRPr="00BE5E81">
        <w:t xml:space="preserve">A cites B ≠ B cites A) and captures the structural asymmetry inherent in academic networks, where some papers are frequently cited but rarely </w:t>
      </w:r>
      <w:r w:rsidR="00672F45" w:rsidRPr="00BE5E81">
        <w:t>cited</w:t>
      </w:r>
      <w:r w:rsidRPr="00BE5E81">
        <w:t xml:space="preserve"> others, and vice versa.</w:t>
      </w:r>
      <w:r w:rsidR="000B492B" w:rsidRPr="000B492B">
        <w:rPr>
          <w:b/>
          <w:bCs/>
        </w:rPr>
        <w:t>Generative Process</w:t>
      </w:r>
      <w:r w:rsidR="000B492B" w:rsidRPr="000B492B">
        <w:t xml:space="preserve">: </w:t>
      </w:r>
    </w:p>
    <w:p w14:paraId="65713F30" w14:textId="77777777" w:rsidR="00624CC5" w:rsidRDefault="000B492B" w:rsidP="00624CC5">
      <w:pPr>
        <w:tabs>
          <w:tab w:val="left" w:pos="4746"/>
        </w:tabs>
        <w:spacing w:line="240" w:lineRule="auto"/>
        <w:ind w:left="720"/>
      </w:pPr>
      <w:r w:rsidRPr="000B492B">
        <w:t>T</w:t>
      </w:r>
      <w:r w:rsidR="00B97715">
        <w:t>wo</w:t>
      </w:r>
      <w:r w:rsidRPr="000B492B">
        <w:t xml:space="preserve"> </w:t>
      </w:r>
      <w:r w:rsidR="007D2533" w:rsidRPr="0073097A">
        <w:t>g</w:t>
      </w:r>
      <w:r w:rsidRPr="0073097A">
        <w:t>enerators</w:t>
      </w:r>
      <w:r w:rsidR="00624CC5">
        <w:t xml:space="preserve"> are employed:</w:t>
      </w:r>
    </w:p>
    <w:p w14:paraId="631255F8" w14:textId="26C1580E" w:rsidR="0015091E" w:rsidRDefault="000B492B" w:rsidP="0045015A">
      <w:pPr>
        <w:pStyle w:val="a9"/>
        <w:numPr>
          <w:ilvl w:val="1"/>
          <w:numId w:val="82"/>
        </w:numPr>
        <w:tabs>
          <w:tab w:val="left" w:pos="4746"/>
        </w:tabs>
        <w:spacing w:line="240" w:lineRule="auto"/>
      </w:pPr>
      <w:r w:rsidRPr="000B492B">
        <w:t xml:space="preserve"> </w:t>
      </w:r>
      <m:oMath>
        <m:r>
          <w:rPr>
            <w:rFonts w:ascii="Cambria Math" w:hAnsi="Cambria Math"/>
          </w:rPr>
          <m:t>Gs</m:t>
        </m:r>
      </m:oMath>
      <w:r w:rsidR="008B3B4B">
        <w:t xml:space="preserve"> (</w:t>
      </w:r>
      <w:r w:rsidR="00B435B9" w:rsidRPr="00B435B9">
        <w:t>source generator</w:t>
      </w:r>
      <w:r w:rsidR="00B435B9">
        <w:t>)</w:t>
      </w:r>
      <w:r w:rsidR="001C60D9">
        <w:t xml:space="preserve">: </w:t>
      </w:r>
      <w:r w:rsidR="0015091E" w:rsidRPr="0015091E">
        <w:t>Proposes candidate source nodes for potential citation links</w:t>
      </w:r>
      <w:r w:rsidR="0015091E">
        <w:t>.</w:t>
      </w:r>
    </w:p>
    <w:p w14:paraId="44631E8D" w14:textId="7731673B" w:rsidR="00F9298F" w:rsidRDefault="001C60D9" w:rsidP="0045015A">
      <w:pPr>
        <w:pStyle w:val="a9"/>
        <w:numPr>
          <w:ilvl w:val="1"/>
          <w:numId w:val="82"/>
        </w:numPr>
        <w:tabs>
          <w:tab w:val="left" w:pos="4746"/>
        </w:tabs>
        <w:spacing w:line="240" w:lineRule="auto"/>
      </w:pPr>
      <w:r w:rsidRPr="001C60D9">
        <w:t>and Gt (target generator)</w:t>
      </w:r>
      <w:r>
        <w:t>:</w:t>
      </w:r>
      <w:r w:rsidR="00DF7602" w:rsidRPr="00DF7602">
        <w:t xml:space="preserve"> Proposes candidate target nodes</w:t>
      </w:r>
      <w:r w:rsidR="00F9298F">
        <w:t>.</w:t>
      </w:r>
    </w:p>
    <w:p w14:paraId="0C095D18" w14:textId="46313501" w:rsidR="000B492B" w:rsidRPr="000B492B" w:rsidRDefault="00F9298F" w:rsidP="00166EDC">
      <w:pPr>
        <w:pStyle w:val="a9"/>
        <w:tabs>
          <w:tab w:val="left" w:pos="4746"/>
        </w:tabs>
        <w:spacing w:line="240" w:lineRule="auto"/>
        <w:ind w:left="1080"/>
      </w:pPr>
      <w:r>
        <w:t xml:space="preserve">Both </w:t>
      </w:r>
      <w:r w:rsidR="00FB235A">
        <w:t xml:space="preserve">generators </w:t>
      </w:r>
      <w:r w:rsidR="00024911" w:rsidRPr="00024911">
        <w:t>sample from a shared latent space and are trained to</w:t>
      </w:r>
      <w:r w:rsidR="00024911">
        <w:t xml:space="preserve"> </w:t>
      </w:r>
      <w:r w:rsidR="00FB235A">
        <w:t>capture citation</w:t>
      </w:r>
      <w:r w:rsidR="000B492B" w:rsidRPr="000B492B">
        <w:t xml:space="preserve"> patterns </w:t>
      </w:r>
      <w:r w:rsidR="00823AC5">
        <w:t xml:space="preserve">from both outgoing and incoming </w:t>
      </w:r>
      <w:r w:rsidR="007E038F">
        <w:t>perspectives</w:t>
      </w:r>
      <w:r w:rsidR="00CB279F">
        <w:t xml:space="preserve">. </w:t>
      </w:r>
      <w:r w:rsidR="00CB279F" w:rsidRPr="00CB279F">
        <w:t>This dual approach promotes</w:t>
      </w:r>
      <w:r w:rsidR="00CB279F">
        <w:t xml:space="preserve"> </w:t>
      </w:r>
      <w:r w:rsidR="007D2533">
        <w:t>divers</w:t>
      </w:r>
      <w:r w:rsidR="00CB279F">
        <w:t>ity</w:t>
      </w:r>
      <w:r w:rsidR="007D2533">
        <w:t xml:space="preserve"> </w:t>
      </w:r>
      <w:r w:rsidR="00F90FB1" w:rsidRPr="00F90FB1">
        <w:t>in the generated links</w:t>
      </w:r>
      <w:r w:rsidR="00F90FB1">
        <w:t xml:space="preserve"> </w:t>
      </w:r>
      <w:r w:rsidR="00823AC5" w:rsidRPr="00823AC5">
        <w:t xml:space="preserve">and </w:t>
      </w:r>
      <w:r w:rsidR="00F90FB1">
        <w:t>helps</w:t>
      </w:r>
      <w:r w:rsidR="00F40AC3">
        <w:t xml:space="preserve"> </w:t>
      </w:r>
      <w:r w:rsidR="007D2533">
        <w:t>prevent mode collapse</w:t>
      </w:r>
      <w:r w:rsidR="000B492B" w:rsidRPr="000B492B">
        <w:t>.</w:t>
      </w:r>
    </w:p>
    <w:p w14:paraId="03F206B3" w14:textId="77777777" w:rsidR="00F90FB1" w:rsidRDefault="000B492B" w:rsidP="00C81C30">
      <w:pPr>
        <w:numPr>
          <w:ilvl w:val="0"/>
          <w:numId w:val="21"/>
        </w:numPr>
        <w:tabs>
          <w:tab w:val="clear" w:pos="1080"/>
          <w:tab w:val="num" w:pos="0"/>
          <w:tab w:val="left" w:pos="4746"/>
        </w:tabs>
        <w:spacing w:line="240" w:lineRule="auto"/>
        <w:ind w:left="720"/>
      </w:pPr>
      <w:r w:rsidRPr="00686450">
        <w:rPr>
          <w:b/>
          <w:bCs/>
        </w:rPr>
        <w:t>Discriminative Process</w:t>
      </w:r>
      <w:r w:rsidRPr="000B492B">
        <w:t xml:space="preserve">: </w:t>
      </w:r>
    </w:p>
    <w:p w14:paraId="0B0DD3CB" w14:textId="5B9F46A7" w:rsidR="006670CB" w:rsidRDefault="007D2533" w:rsidP="00F90FB1">
      <w:pPr>
        <w:tabs>
          <w:tab w:val="left" w:pos="4746"/>
        </w:tabs>
        <w:spacing w:line="240" w:lineRule="auto"/>
        <w:ind w:left="720"/>
      </w:pPr>
      <w:r>
        <w:t>A</w:t>
      </w:r>
      <w:r w:rsidR="000B492B" w:rsidRPr="000B492B">
        <w:t xml:space="preserve"> </w:t>
      </w:r>
      <w:r w:rsidR="00F90FB1">
        <w:t xml:space="preserve">single </w:t>
      </w:r>
      <w:r w:rsidR="000B492B" w:rsidRPr="0073097A">
        <w:t>discriminator</w:t>
      </w:r>
      <w:r w:rsidR="000B492B" w:rsidRPr="000B492B">
        <w:t xml:space="preserve"> </w:t>
      </w:r>
      <w:r>
        <w:t>(</w:t>
      </w:r>
      <m:oMath>
        <m:r>
          <w:rPr>
            <w:rFonts w:ascii="Cambria Math" w:hAnsi="Cambria Math"/>
          </w:rPr>
          <m:t>D</m:t>
        </m:r>
      </m:oMath>
      <w:r>
        <w:t xml:space="preserve">) </w:t>
      </w:r>
      <w:r w:rsidR="000B492B" w:rsidRPr="000B492B">
        <w:t xml:space="preserve">evaluates </w:t>
      </w:r>
      <w:r w:rsidR="00FD1C92">
        <w:t xml:space="preserve">node </w:t>
      </w:r>
      <w:r w:rsidR="007E038F">
        <w:t xml:space="preserve">pairs </w:t>
      </w:r>
      <w:r w:rsidR="00FD1C92" w:rsidRPr="00FD1C92">
        <w:t>(source, target)</w:t>
      </w:r>
      <w:r w:rsidR="00FD1C92">
        <w:t xml:space="preserve"> </w:t>
      </w:r>
      <w:r w:rsidR="006670CB" w:rsidRPr="006670CB">
        <w:t>to determine whether they represent</w:t>
      </w:r>
      <w:r w:rsidR="006670CB">
        <w:t>:</w:t>
      </w:r>
    </w:p>
    <w:p w14:paraId="1490CE14" w14:textId="26BCA51F" w:rsidR="00303F2F" w:rsidRDefault="00FE4E2E" w:rsidP="006670CB">
      <w:pPr>
        <w:pStyle w:val="a9"/>
        <w:numPr>
          <w:ilvl w:val="0"/>
          <w:numId w:val="83"/>
        </w:numPr>
        <w:tabs>
          <w:tab w:val="left" w:pos="4746"/>
        </w:tabs>
        <w:spacing w:line="240" w:lineRule="auto"/>
      </w:pPr>
      <w:r>
        <w:t>A real citation</w:t>
      </w:r>
      <w:r w:rsidR="007E038F">
        <w:t xml:space="preserve"> link</w:t>
      </w:r>
      <w:r>
        <w:t xml:space="preserve"> </w:t>
      </w:r>
      <w:r w:rsidR="007E038F">
        <w:t xml:space="preserve">from the </w:t>
      </w:r>
      <w:r>
        <w:t xml:space="preserve">training </w:t>
      </w:r>
      <w:r w:rsidR="00303F2F">
        <w:t>graph, or</w:t>
      </w:r>
    </w:p>
    <w:p w14:paraId="5A34B2C4" w14:textId="4EAE26BF" w:rsidR="009A5F5E" w:rsidRDefault="00303F2F" w:rsidP="00303F2F">
      <w:pPr>
        <w:pStyle w:val="a9"/>
        <w:numPr>
          <w:ilvl w:val="0"/>
          <w:numId w:val="83"/>
        </w:numPr>
        <w:tabs>
          <w:tab w:val="left" w:pos="4746"/>
        </w:tabs>
        <w:spacing w:line="240" w:lineRule="auto"/>
      </w:pPr>
      <w:r>
        <w:t>A</w:t>
      </w:r>
      <w:r w:rsidR="007E038F">
        <w:t xml:space="preserve"> synthetic </w:t>
      </w:r>
      <w:r w:rsidR="009A5F5E">
        <w:t xml:space="preserve">link </w:t>
      </w:r>
      <w:r w:rsidR="007E038F">
        <w:t>proposed by the generators</w:t>
      </w:r>
      <w:r w:rsidR="009A30DF">
        <w:t xml:space="preserve">. </w:t>
      </w:r>
    </w:p>
    <w:p w14:paraId="2641280D" w14:textId="77777777" w:rsidR="00776699" w:rsidRDefault="009A5F5E" w:rsidP="00383283">
      <w:pPr>
        <w:tabs>
          <w:tab w:val="left" w:pos="4746"/>
        </w:tabs>
        <w:spacing w:line="240" w:lineRule="auto"/>
        <w:ind w:left="720"/>
      </w:pPr>
      <w:r w:rsidRPr="009A30DF">
        <w:t>Th</w:t>
      </w:r>
      <w:r>
        <w:t>e</w:t>
      </w:r>
      <w:r w:rsidRPr="009A30DF">
        <w:t xml:space="preserve"> </w:t>
      </w:r>
      <w:r w:rsidR="00F019EB" w:rsidRPr="00F019EB">
        <w:t>discriminator thus learns to capture fine-grained structural patterns that characterize</w:t>
      </w:r>
      <w:r w:rsidR="00C66025">
        <w:t xml:space="preserve"> </w:t>
      </w:r>
      <w:r w:rsidR="00C66025" w:rsidRPr="00C66025">
        <w:t>genuine citations</w:t>
      </w:r>
      <w:r w:rsidR="00C66025">
        <w:t xml:space="preserve">. </w:t>
      </w:r>
    </w:p>
    <w:p w14:paraId="624EEC86" w14:textId="36D1B608" w:rsidR="00C66025" w:rsidRDefault="000B492B" w:rsidP="00C81C30">
      <w:pPr>
        <w:numPr>
          <w:ilvl w:val="0"/>
          <w:numId w:val="21"/>
        </w:numPr>
        <w:tabs>
          <w:tab w:val="clear" w:pos="1080"/>
          <w:tab w:val="num" w:pos="0"/>
          <w:tab w:val="left" w:pos="4746"/>
        </w:tabs>
        <w:spacing w:line="240" w:lineRule="auto"/>
        <w:ind w:left="720"/>
      </w:pPr>
      <w:r w:rsidRPr="00695A5C">
        <w:rPr>
          <w:b/>
          <w:bCs/>
        </w:rPr>
        <w:t>Adversarial Training</w:t>
      </w:r>
      <w:r w:rsidR="00FF7860">
        <w:rPr>
          <w:b/>
          <w:bCs/>
        </w:rPr>
        <w:t xml:space="preserve"> Loop</w:t>
      </w:r>
      <w:r w:rsidRPr="000B492B">
        <w:t xml:space="preserve">: </w:t>
      </w:r>
    </w:p>
    <w:p w14:paraId="1949C79E" w14:textId="52AFC4BC" w:rsidR="00F703A3" w:rsidRDefault="00F703A3" w:rsidP="00C66025">
      <w:pPr>
        <w:tabs>
          <w:tab w:val="left" w:pos="4746"/>
        </w:tabs>
        <w:spacing w:line="240" w:lineRule="auto"/>
        <w:ind w:left="720"/>
      </w:pPr>
      <w:r w:rsidRPr="00F703A3">
        <w:t>The training process is adversarial</w:t>
      </w:r>
      <w:r>
        <w:t>:</w:t>
      </w:r>
    </w:p>
    <w:p w14:paraId="5511B9D7" w14:textId="794802DB" w:rsidR="007522A2" w:rsidRDefault="00695A5C" w:rsidP="00F703A3">
      <w:pPr>
        <w:pStyle w:val="a9"/>
        <w:numPr>
          <w:ilvl w:val="0"/>
          <w:numId w:val="84"/>
        </w:numPr>
        <w:tabs>
          <w:tab w:val="left" w:pos="4746"/>
        </w:tabs>
        <w:spacing w:line="240" w:lineRule="auto"/>
      </w:pPr>
      <w:r w:rsidRPr="00695A5C">
        <w:t xml:space="preserve">The generators </w:t>
      </w:r>
      <w:r w:rsidR="009B0114">
        <w:t xml:space="preserve">are </w:t>
      </w:r>
      <w:r w:rsidR="007522A2" w:rsidRPr="007522A2">
        <w:t>optimized to produce plausible citation</w:t>
      </w:r>
      <w:r w:rsidR="009B0114">
        <w:t xml:space="preserve"> links that can</w:t>
      </w:r>
      <w:r w:rsidR="009B0114" w:rsidRPr="00695A5C">
        <w:t xml:space="preserve"> </w:t>
      </w:r>
      <w:r w:rsidR="009B0114">
        <w:t>“</w:t>
      </w:r>
      <w:r w:rsidRPr="00695A5C">
        <w:t>fool</w:t>
      </w:r>
      <w:r w:rsidR="009B0114">
        <w:t>”</w:t>
      </w:r>
      <w:r w:rsidRPr="00695A5C">
        <w:t xml:space="preserve"> the discriminator</w:t>
      </w:r>
      <w:r w:rsidR="007522A2">
        <w:t>/</w:t>
      </w:r>
    </w:p>
    <w:p w14:paraId="19435EEE" w14:textId="6416FBB3" w:rsidR="006F07E4" w:rsidRDefault="007522A2" w:rsidP="00F703A3">
      <w:pPr>
        <w:pStyle w:val="a9"/>
        <w:numPr>
          <w:ilvl w:val="0"/>
          <w:numId w:val="84"/>
        </w:numPr>
        <w:tabs>
          <w:tab w:val="left" w:pos="4746"/>
        </w:tabs>
        <w:spacing w:line="240" w:lineRule="auto"/>
      </w:pPr>
      <w:r w:rsidRPr="00695A5C">
        <w:lastRenderedPageBreak/>
        <w:t xml:space="preserve"> </w:t>
      </w:r>
      <w:r>
        <w:t>T</w:t>
      </w:r>
      <w:r w:rsidR="00695A5C" w:rsidRPr="00695A5C">
        <w:t xml:space="preserve">he discriminator </w:t>
      </w:r>
      <w:r w:rsidR="006F07E4" w:rsidRPr="006F07E4">
        <w:t>is trained to</w:t>
      </w:r>
      <w:r w:rsidR="006F07E4">
        <w:t xml:space="preserve"> </w:t>
      </w:r>
      <w:r w:rsidR="000C573D">
        <w:t>simultaneously</w:t>
      </w:r>
      <w:r w:rsidR="00695A5C" w:rsidRPr="00695A5C">
        <w:t xml:space="preserve"> </w:t>
      </w:r>
      <w:r w:rsidR="006E7CD7" w:rsidRPr="00695A5C">
        <w:t>improve</w:t>
      </w:r>
      <w:r w:rsidR="00695A5C" w:rsidRPr="00695A5C">
        <w:t xml:space="preserve"> its ability to </w:t>
      </w:r>
      <w:r w:rsidR="000C573D">
        <w:t>detect artificially</w:t>
      </w:r>
      <w:r w:rsidR="000C573D" w:rsidRPr="00695A5C" w:rsidDel="000C573D">
        <w:t xml:space="preserve"> </w:t>
      </w:r>
      <w:r w:rsidR="004849FB">
        <w:t>generated</w:t>
      </w:r>
      <w:r w:rsidR="00695A5C" w:rsidRPr="00695A5C">
        <w:t xml:space="preserve"> links. </w:t>
      </w:r>
    </w:p>
    <w:p w14:paraId="24931B96" w14:textId="4218AE94" w:rsidR="00695A5C" w:rsidRPr="00695A5C" w:rsidRDefault="006E7CD7" w:rsidP="00166EDC">
      <w:pPr>
        <w:tabs>
          <w:tab w:val="left" w:pos="4746"/>
        </w:tabs>
        <w:spacing w:line="240" w:lineRule="auto"/>
        <w:ind w:left="720"/>
      </w:pPr>
      <w:r w:rsidRPr="006E7CD7">
        <w:t>Through</w:t>
      </w:r>
      <w:r>
        <w:t xml:space="preserve"> t</w:t>
      </w:r>
      <w:r w:rsidRPr="00695A5C">
        <w:t xml:space="preserve">his </w:t>
      </w:r>
      <w:r w:rsidR="002524E1" w:rsidRPr="002524E1">
        <w:t>competitive</w:t>
      </w:r>
      <w:r w:rsidR="002524E1">
        <w:t xml:space="preserve"> </w:t>
      </w:r>
      <w:r w:rsidR="004849FB">
        <w:t xml:space="preserve">adversarial interplay </w:t>
      </w:r>
      <w:r w:rsidR="007E21FD">
        <w:t xml:space="preserve">progressively, </w:t>
      </w:r>
      <w:r w:rsidR="007E21FD" w:rsidRPr="00695A5C">
        <w:t>both</w:t>
      </w:r>
      <w:r w:rsidR="002524E1" w:rsidRPr="002524E1">
        <w:t xml:space="preserve"> components are iteratively improved, resulting in</w:t>
      </w:r>
      <w:r w:rsidR="002524E1">
        <w:t xml:space="preserve"> </w:t>
      </w:r>
      <w:r w:rsidR="007E21FD" w:rsidRPr="007E21FD">
        <w:t>increasingly realistic and accurate link predictions over time</w:t>
      </w:r>
      <w:r w:rsidR="00695A5C" w:rsidRPr="00695A5C">
        <w:t>.</w:t>
      </w:r>
    </w:p>
    <w:p w14:paraId="0C24F9C4" w14:textId="417B72B6" w:rsidR="008D20F1" w:rsidRDefault="008D20F1" w:rsidP="00BB0952">
      <w:pPr>
        <w:tabs>
          <w:tab w:val="left" w:pos="4746"/>
        </w:tabs>
        <w:spacing w:line="240" w:lineRule="auto"/>
        <w:ind w:left="360"/>
        <w:rPr>
          <w:rtl/>
        </w:rPr>
      </w:pPr>
      <w:r w:rsidRPr="00AB4848">
        <w:rPr>
          <w:noProof/>
        </w:rPr>
        <w:drawing>
          <wp:anchor distT="0" distB="0" distL="114300" distR="114300" simplePos="0" relativeHeight="251671552" behindDoc="0" locked="0" layoutInCell="1" allowOverlap="1" wp14:anchorId="31659795" wp14:editId="2174F291">
            <wp:simplePos x="0" y="0"/>
            <wp:positionH relativeFrom="column">
              <wp:posOffset>0</wp:posOffset>
            </wp:positionH>
            <wp:positionV relativeFrom="paragraph">
              <wp:posOffset>285115</wp:posOffset>
            </wp:positionV>
            <wp:extent cx="5727700" cy="1441450"/>
            <wp:effectExtent l="0" t="0" r="44450" b="0"/>
            <wp:wrapSquare wrapText="bothSides"/>
            <wp:docPr id="1762002387" name="דיאגרמה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margin">
              <wp14:pctWidth>0</wp14:pctWidth>
            </wp14:sizeRelH>
            <wp14:sizeRelV relativeFrom="margin">
              <wp14:pctHeight>0</wp14:pctHeight>
            </wp14:sizeRelV>
          </wp:anchor>
        </w:drawing>
      </w:r>
    </w:p>
    <w:p w14:paraId="098F5CA3" w14:textId="1201BE01" w:rsidR="00803761" w:rsidRDefault="003933E3" w:rsidP="00B40706">
      <w:pPr>
        <w:tabs>
          <w:tab w:val="left" w:pos="4746"/>
        </w:tabs>
        <w:bidi/>
        <w:spacing w:line="240" w:lineRule="auto"/>
        <w:ind w:left="720"/>
        <w:jc w:val="center"/>
      </w:pPr>
      <w:r>
        <w:t>Figure 6: DGGAN</w:t>
      </w:r>
      <w:r w:rsidRPr="00B672C3">
        <w:t xml:space="preserve"> Edge Prediction Procedure</w:t>
      </w:r>
      <w:r w:rsidR="00232634">
        <w:t>.</w:t>
      </w:r>
    </w:p>
    <w:p w14:paraId="6A42DB63" w14:textId="77777777" w:rsidR="000A13A0" w:rsidRDefault="000A13A0" w:rsidP="000A13A0">
      <w:pPr>
        <w:tabs>
          <w:tab w:val="left" w:pos="4746"/>
        </w:tabs>
        <w:bidi/>
        <w:spacing w:line="240" w:lineRule="auto"/>
        <w:ind w:left="720"/>
        <w:jc w:val="center"/>
        <w:rPr>
          <w:highlight w:val="yellow"/>
        </w:rPr>
      </w:pPr>
    </w:p>
    <w:p w14:paraId="5D50F41B" w14:textId="3217CEC4" w:rsidR="00BE5E81" w:rsidRDefault="00BE5E81" w:rsidP="00C81C30">
      <w:pPr>
        <w:tabs>
          <w:tab w:val="left" w:pos="4746"/>
        </w:tabs>
        <w:spacing w:line="240" w:lineRule="auto"/>
        <w:rPr>
          <w:b/>
          <w:bCs/>
        </w:rPr>
      </w:pPr>
    </w:p>
    <w:p w14:paraId="04EA31B4" w14:textId="6C6605E8" w:rsidR="005D2F57" w:rsidRPr="00383283" w:rsidRDefault="00D00FE4" w:rsidP="00683BD2">
      <w:pPr>
        <w:tabs>
          <w:tab w:val="left" w:pos="4746"/>
        </w:tabs>
        <w:spacing w:line="240" w:lineRule="auto"/>
        <w:rPr>
          <w:b/>
          <w:bCs/>
        </w:rPr>
      </w:pPr>
      <w:r>
        <w:rPr>
          <w:rFonts w:hint="cs"/>
          <w:b/>
          <w:bCs/>
          <w:rtl/>
        </w:rPr>
        <w:t>4.2</w:t>
      </w:r>
      <w:r w:rsidR="00683BD2">
        <w:rPr>
          <w:b/>
          <w:bCs/>
        </w:rPr>
        <w:t xml:space="preserve"> </w:t>
      </w:r>
      <w:r w:rsidR="005D2F57" w:rsidRPr="00383283">
        <w:rPr>
          <w:b/>
          <w:bCs/>
        </w:rPr>
        <w:t>Evaluation Methodology</w:t>
      </w:r>
    </w:p>
    <w:p w14:paraId="58F53118" w14:textId="77777777" w:rsidR="00317EBA" w:rsidRDefault="00BE665D">
      <w:pPr>
        <w:tabs>
          <w:tab w:val="left" w:pos="4746"/>
        </w:tabs>
        <w:spacing w:line="240" w:lineRule="auto"/>
      </w:pPr>
      <w:r w:rsidRPr="00801546">
        <w:t xml:space="preserve">To </w:t>
      </w:r>
      <w:r w:rsidR="00680338">
        <w:t>evaluate the model’s ability to predict missing citation links</w:t>
      </w:r>
      <w:r w:rsidRPr="00801546">
        <w:t xml:space="preserve">, </w:t>
      </w:r>
      <w:r w:rsidR="00420601">
        <w:t xml:space="preserve">we adopt a reconstruction-based evaluation strategy. </w:t>
      </w:r>
      <w:r w:rsidR="0039626C">
        <w:t xml:space="preserve">Specifically, a percentage </w:t>
      </w:r>
      <m:oMath>
        <m:r>
          <w:rPr>
            <w:rFonts w:ascii="Cambria Math" w:hAnsi="Cambria Math"/>
          </w:rPr>
          <m:t>P</m:t>
        </m:r>
      </m:oMath>
      <w:r w:rsidR="0039626C" w:rsidRPr="00801546">
        <w:t>%</w:t>
      </w:r>
      <w:r w:rsidR="0039626C">
        <w:t xml:space="preserve"> </w:t>
      </w:r>
      <w:r w:rsidR="00F47AC8">
        <w:t>of true citation edges</w:t>
      </w:r>
      <w:r w:rsidRPr="00801546">
        <w:t xml:space="preserve"> </w:t>
      </w:r>
      <w:r w:rsidR="00F47AC8">
        <w:t xml:space="preserve">is </w:t>
      </w:r>
      <w:r w:rsidRPr="00801546">
        <w:t>remove</w:t>
      </w:r>
      <w:r w:rsidR="00F47AC8">
        <w:t>d</w:t>
      </w:r>
      <w:r w:rsidRPr="00801546">
        <w:t xml:space="preserve"> </w:t>
      </w:r>
      <w:r w:rsidR="006E00E0">
        <w:t xml:space="preserve">from the original graph to simulate incomplete data. The model is then tasked with recovering these omitted links, </w:t>
      </w:r>
      <w:r w:rsidRPr="00801546">
        <w:t xml:space="preserve">and </w:t>
      </w:r>
      <w:r w:rsidR="00B12A15">
        <w:t xml:space="preserve">its performance is assessed </w:t>
      </w:r>
      <w:r w:rsidR="00BA4B67" w:rsidRPr="00BA4B67">
        <w:t>by comparing the predicted edges to the held-out ground truth.</w:t>
      </w:r>
      <w:r w:rsidR="00B059DB">
        <w:t xml:space="preserve"> </w:t>
      </w:r>
    </w:p>
    <w:p w14:paraId="5D6166D1" w14:textId="77777777" w:rsidR="002C3196" w:rsidRPr="00801546" w:rsidRDefault="002C3196" w:rsidP="00383283">
      <w:pPr>
        <w:tabs>
          <w:tab w:val="left" w:pos="4746"/>
        </w:tabs>
        <w:spacing w:line="240" w:lineRule="auto"/>
        <w:rPr>
          <w:b/>
          <w:bCs/>
        </w:rPr>
      </w:pPr>
      <w:r w:rsidRPr="00834B1E">
        <w:rPr>
          <w:b/>
          <w:bCs/>
        </w:rPr>
        <w:t>4.2.</w:t>
      </w:r>
      <w:r>
        <w:rPr>
          <w:rFonts w:hint="cs"/>
          <w:b/>
          <w:bCs/>
          <w:rtl/>
        </w:rPr>
        <w:t>1</w:t>
      </w:r>
      <w:r w:rsidRPr="00834B1E">
        <w:rPr>
          <w:b/>
          <w:bCs/>
        </w:rPr>
        <w:t xml:space="preserve"> Algorithm</w:t>
      </w:r>
      <w:r>
        <w:rPr>
          <w:b/>
          <w:bCs/>
        </w:rPr>
        <w:t xml:space="preserve">ic </w:t>
      </w:r>
      <w:r w:rsidRPr="002C4A86">
        <w:rPr>
          <w:b/>
          <w:bCs/>
        </w:rPr>
        <w:t>Procedure</w:t>
      </w:r>
    </w:p>
    <w:p w14:paraId="7CB24D78" w14:textId="77777777" w:rsidR="002C3196" w:rsidRPr="00FF1C3A" w:rsidRDefault="002C3196" w:rsidP="00383283">
      <w:pPr>
        <w:tabs>
          <w:tab w:val="left" w:pos="4746"/>
        </w:tabs>
        <w:spacing w:line="240" w:lineRule="auto"/>
        <w:rPr>
          <w:rFonts w:eastAsia="Times New Roman" w:cs="Times New Roman"/>
          <w:kern w:val="0"/>
          <w14:ligatures w14:val="none"/>
        </w:rPr>
      </w:pPr>
      <w:r w:rsidRPr="00E50DC2">
        <w:t>Given</w:t>
      </w:r>
      <w:r w:rsidRPr="00FF1C3A">
        <w:rPr>
          <w:rFonts w:eastAsia="Times New Roman" w:cs="Times New Roman"/>
          <w:kern w:val="0"/>
          <w14:ligatures w14:val="none"/>
        </w:rPr>
        <w:t xml:space="preserve"> a directed citation graph</w:t>
      </w:r>
      <w:r>
        <w:rPr>
          <w:rFonts w:eastAsia="Times New Roman" w:cs="Times New Roman"/>
          <w:kern w:val="0"/>
          <w14:ligatures w14:val="none"/>
        </w:rPr>
        <w:t xml:space="preserve"> </w:t>
      </w:r>
      <m:oMath>
        <m:r>
          <w:rPr>
            <w:rFonts w:ascii="Cambria Math" w:eastAsia="Times New Roman" w:hAnsi="Cambria Math" w:cs="Times New Roman"/>
            <w:kern w:val="0"/>
            <w14:ligatures w14:val="none"/>
          </w:rPr>
          <m:t>G=</m:t>
        </m:r>
        <m:d>
          <m:dPr>
            <m:ctrlPr>
              <w:rPr>
                <w:rFonts w:ascii="Cambria Math" w:eastAsia="Times New Roman" w:hAnsi="Cambria Math" w:cs="Times New Roman"/>
                <w:i/>
                <w:kern w:val="0"/>
                <w14:ligatures w14:val="none"/>
              </w:rPr>
            </m:ctrlPr>
          </m:dPr>
          <m:e>
            <m:r>
              <w:rPr>
                <w:rFonts w:ascii="Cambria Math" w:eastAsia="Times New Roman" w:hAnsi="Cambria Math" w:cs="Times New Roman"/>
                <w:kern w:val="0"/>
                <w14:ligatures w14:val="none"/>
              </w:rPr>
              <m:t>V,E</m:t>
            </m:r>
          </m:e>
        </m:d>
      </m:oMath>
      <w:r w:rsidRPr="00FF1C3A">
        <w:rPr>
          <w:rFonts w:eastAsia="Times New Roman" w:cs="Times New Roman"/>
          <w:kern w:val="0"/>
          <w14:ligatures w14:val="none"/>
        </w:rPr>
        <w:t xml:space="preserve">, the following </w:t>
      </w:r>
      <w:r w:rsidRPr="0051117D">
        <w:rPr>
          <w:rFonts w:eastAsia="Times New Roman" w:cs="Times New Roman"/>
          <w:kern w:val="0"/>
          <w14:ligatures w14:val="none"/>
        </w:rPr>
        <w:t>procedure</w:t>
      </w:r>
      <w:r w:rsidRPr="00FF1C3A">
        <w:rPr>
          <w:rFonts w:eastAsia="Times New Roman" w:cs="Times New Roman"/>
          <w:kern w:val="0"/>
          <w14:ligatures w14:val="none"/>
        </w:rPr>
        <w:t xml:space="preserve"> is </w:t>
      </w:r>
      <w:r w:rsidRPr="0051117D">
        <w:rPr>
          <w:rFonts w:eastAsia="Times New Roman" w:cs="Times New Roman"/>
          <w:kern w:val="0"/>
          <w14:ligatures w14:val="none"/>
        </w:rPr>
        <w:t>executed</w:t>
      </w:r>
      <w:r>
        <w:rPr>
          <w:rFonts w:eastAsia="Times New Roman" w:cs="Times New Roman"/>
          <w:kern w:val="0"/>
          <w14:ligatures w14:val="none"/>
        </w:rPr>
        <w:t xml:space="preserve"> over</w:t>
      </w:r>
      <w:r w:rsidRPr="00FF1C3A">
        <w:rPr>
          <w:rFonts w:eastAsia="Times New Roman" w:cs="Times New Roman"/>
          <w:kern w:val="0"/>
          <w14:ligatures w14:val="none"/>
        </w:rPr>
        <w:t xml:space="preserve"> </w:t>
      </w:r>
      <m:oMath>
        <m:r>
          <w:rPr>
            <w:rFonts w:ascii="Cambria Math" w:eastAsia="Times New Roman" w:hAnsi="Cambria Math" w:cs="Times New Roman"/>
            <w:kern w:val="0"/>
            <w14:ligatures w14:val="none"/>
          </w:rPr>
          <m:t>k</m:t>
        </m:r>
      </m:oMath>
      <w:r w:rsidRPr="00FF1C3A">
        <w:rPr>
          <w:rFonts w:eastAsia="Times New Roman" w:cs="Times New Roman"/>
          <w:kern w:val="0"/>
          <w14:ligatures w14:val="none"/>
        </w:rPr>
        <w:t xml:space="preserve"> </w:t>
      </w:r>
      <w:r w:rsidRPr="00C137A8">
        <w:rPr>
          <w:rFonts w:eastAsia="Times New Roman" w:cs="Times New Roman"/>
          <w:kern w:val="0"/>
          <w14:ligatures w14:val="none"/>
        </w:rPr>
        <w:t>independent runs to ensure statistical robustness</w:t>
      </w:r>
      <w:r w:rsidRPr="00FF1C3A">
        <w:rPr>
          <w:rFonts w:eastAsia="Times New Roman" w:cs="Times New Roman"/>
          <w:kern w:val="0"/>
          <w14:ligatures w14:val="none"/>
        </w:rPr>
        <w:t>:</w:t>
      </w:r>
    </w:p>
    <w:p w14:paraId="5F52E3DC" w14:textId="77777777" w:rsidR="002C3196" w:rsidRDefault="002C3196" w:rsidP="00383283">
      <w:pPr>
        <w:pStyle w:val="a9"/>
        <w:numPr>
          <w:ilvl w:val="1"/>
          <w:numId w:val="21"/>
        </w:numPr>
        <w:spacing w:before="100" w:beforeAutospacing="1" w:after="100" w:afterAutospacing="1" w:line="240" w:lineRule="auto"/>
        <w:ind w:left="1080"/>
      </w:pPr>
      <w:r w:rsidRPr="00B86452">
        <w:rPr>
          <w:b/>
          <w:bCs/>
        </w:rPr>
        <w:t>Edge Removal:</w:t>
      </w:r>
      <w:r>
        <w:t xml:space="preserve"> </w:t>
      </w:r>
      <w:r w:rsidRPr="002A1550">
        <w:rPr>
          <w:rFonts w:eastAsia="Times New Roman" w:cs="Times New Roman"/>
          <w:kern w:val="0"/>
          <w14:ligatures w14:val="none"/>
        </w:rPr>
        <w:t xml:space="preserve">Randomly remove </w:t>
      </w:r>
      <m:oMath>
        <m:r>
          <w:rPr>
            <w:rFonts w:ascii="Cambria Math" w:eastAsia="Times New Roman" w:hAnsi="Cambria Math" w:cs="Times New Roman"/>
            <w:kern w:val="0"/>
            <w14:ligatures w14:val="none"/>
          </w:rPr>
          <m:t>P</m:t>
        </m:r>
      </m:oMath>
      <w:r w:rsidRPr="002A1550">
        <w:rPr>
          <w:rFonts w:eastAsia="Times New Roman" w:cs="Times New Roman"/>
          <w:kern w:val="0"/>
          <w14:ligatures w14:val="none"/>
        </w:rPr>
        <w:t xml:space="preserve">% of the edges from the graph to simulate missing citations. </w:t>
      </w:r>
      <w:r w:rsidRPr="002A1550">
        <w:rPr>
          <w:rFonts w:eastAsia="Times New Roman"/>
          <w:kern w:val="0"/>
          <w14:ligatures w14:val="none"/>
        </w:rPr>
        <w:t xml:space="preserve">The removed edges are stored as the </w:t>
      </w:r>
      <w:r w:rsidRPr="002A1550">
        <w:rPr>
          <w:rFonts w:eastAsia="Times New Roman"/>
          <w:b/>
          <w:bCs/>
          <w:kern w:val="0"/>
          <w14:ligatures w14:val="none"/>
        </w:rPr>
        <w:t>ground truth set</w:t>
      </w:r>
      <w:r w:rsidRPr="002A1550">
        <w:rPr>
          <w:rFonts w:eastAsia="Times New Roman"/>
          <w:kern w:val="0"/>
          <w14:ligatures w14:val="none"/>
        </w:rPr>
        <w:t xml:space="preserve"> for evaluation.</w:t>
      </w:r>
      <w:r w:rsidRPr="002A1550">
        <w:rPr>
          <w:rFonts w:eastAsia="Times New Roman"/>
          <w:kern w:val="0"/>
          <w14:ligatures w14:val="none"/>
        </w:rPr>
        <w:br/>
      </w:r>
      <w:r w:rsidRPr="002A1550">
        <w:rPr>
          <w:rFonts w:eastAsia="Times New Roman" w:cs="Times New Roman"/>
          <w:b/>
          <w:bCs/>
          <w:kern w:val="0"/>
          <w14:ligatures w14:val="none"/>
        </w:rPr>
        <w:t xml:space="preserve">2. Link Prediction via DGGAN: </w:t>
      </w:r>
      <w:r w:rsidRPr="002A1550">
        <w:rPr>
          <w:rFonts w:eastAsia="Times New Roman" w:cs="Times New Roman"/>
          <w:kern w:val="0"/>
          <w14:ligatures w14:val="none"/>
        </w:rPr>
        <w:t xml:space="preserve">Apply the </w:t>
      </w:r>
      <w:r>
        <w:t xml:space="preserve">DGGAN-based </w:t>
      </w:r>
      <w:r w:rsidRPr="002A1550">
        <w:rPr>
          <w:rFonts w:eastAsia="Times New Roman" w:cs="Times New Roman"/>
          <w:kern w:val="0"/>
          <w14:ligatures w14:val="none"/>
        </w:rPr>
        <w:t>link prediction procedure to the incomplete graph to generate potential missing links.</w:t>
      </w:r>
      <w:r w:rsidRPr="002A1550">
        <w:rPr>
          <w:rFonts w:eastAsia="Times New Roman" w:cs="Times New Roman"/>
          <w:kern w:val="0"/>
          <w14:ligatures w14:val="none"/>
        </w:rPr>
        <w:br/>
      </w:r>
      <w:r w:rsidRPr="00B86452">
        <w:rPr>
          <w:b/>
          <w:bCs/>
        </w:rPr>
        <w:t>3. Performance Evaluation:</w:t>
      </w:r>
      <w:r>
        <w:t xml:space="preserve"> </w:t>
      </w:r>
      <w:r w:rsidRPr="002A1550">
        <w:rPr>
          <w:rFonts w:eastAsia="Times New Roman" w:cs="Times New Roman"/>
          <w:kern w:val="0"/>
          <w14:ligatures w14:val="none"/>
        </w:rPr>
        <w:t>Compare the predicted links to the original ground truth using the metrics</w:t>
      </w:r>
      <w:r w:rsidRPr="007232D7">
        <w:t xml:space="preserve"> </w:t>
      </w:r>
      <w:r w:rsidRPr="00BE5E81">
        <w:t>Top-k, Hits@k, Mean Reciprocal Rank (MRR), Precision@k.</w:t>
      </w:r>
      <w:r>
        <w:t xml:space="preserve"> </w:t>
      </w:r>
    </w:p>
    <w:p w14:paraId="42E28B95" w14:textId="77777777" w:rsidR="002C3196" w:rsidRDefault="002C3196">
      <w:pPr>
        <w:tabs>
          <w:tab w:val="left" w:pos="4746"/>
        </w:tabs>
        <w:spacing w:line="240" w:lineRule="auto"/>
      </w:pPr>
    </w:p>
    <w:p w14:paraId="387CA8E7" w14:textId="77777777" w:rsidR="00683BD2" w:rsidRDefault="00683BD2">
      <w:pPr>
        <w:tabs>
          <w:tab w:val="left" w:pos="4746"/>
        </w:tabs>
        <w:spacing w:line="240" w:lineRule="auto"/>
      </w:pPr>
    </w:p>
    <w:p w14:paraId="2806B8F4" w14:textId="77777777" w:rsidR="003F3E01" w:rsidRDefault="003F3E01" w:rsidP="00E20257">
      <w:pPr>
        <w:tabs>
          <w:tab w:val="left" w:pos="4746"/>
        </w:tabs>
        <w:spacing w:line="240" w:lineRule="auto"/>
        <w:rPr>
          <w:b/>
          <w:bCs/>
          <w:sz w:val="28"/>
          <w:szCs w:val="28"/>
        </w:rPr>
      </w:pPr>
      <w:r w:rsidRPr="003F3E01">
        <w:rPr>
          <w:b/>
          <w:bCs/>
          <w:sz w:val="28"/>
          <w:szCs w:val="28"/>
        </w:rPr>
        <w:lastRenderedPageBreak/>
        <w:t>5. Implementation Phase</w:t>
      </w:r>
    </w:p>
    <w:p w14:paraId="69A233F3" w14:textId="1649CB3E" w:rsidR="00703DEF" w:rsidRPr="0019064A" w:rsidRDefault="00703DEF" w:rsidP="00E20257">
      <w:pPr>
        <w:tabs>
          <w:tab w:val="left" w:pos="4746"/>
        </w:tabs>
        <w:spacing w:line="240" w:lineRule="auto"/>
      </w:pPr>
      <w:r>
        <w:br/>
      </w:r>
      <w:r w:rsidR="007E34D1">
        <w:rPr>
          <w:b/>
          <w:bCs/>
          <w:sz w:val="28"/>
          <w:szCs w:val="28"/>
        </w:rPr>
        <w:t>5.1 D</w:t>
      </w:r>
      <w:r w:rsidRPr="00383283">
        <w:rPr>
          <w:b/>
          <w:bCs/>
          <w:sz w:val="28"/>
          <w:szCs w:val="28"/>
        </w:rPr>
        <w:t>ataset</w:t>
      </w:r>
      <w:r w:rsidRPr="00383283">
        <w:rPr>
          <w:b/>
          <w:bCs/>
          <w:sz w:val="28"/>
          <w:szCs w:val="28"/>
        </w:rPr>
        <w:br/>
      </w:r>
      <w:r w:rsidRPr="0019064A">
        <w:t>The CORA-Full dataset is used for node classification task.</w:t>
      </w:r>
      <w:r w:rsidRPr="0019064A">
        <w:br/>
        <w:t>It is an extended version of the original Cora dataset, where:</w:t>
      </w:r>
    </w:p>
    <w:p w14:paraId="0EAFE93E" w14:textId="77777777" w:rsidR="00703DEF" w:rsidRPr="00950BFE" w:rsidRDefault="00703DEF" w:rsidP="00703DEF">
      <w:pPr>
        <w:pStyle w:val="a9"/>
        <w:numPr>
          <w:ilvl w:val="0"/>
          <w:numId w:val="77"/>
        </w:numPr>
        <w:tabs>
          <w:tab w:val="left" w:pos="4746"/>
        </w:tabs>
        <w:spacing w:line="240" w:lineRule="auto"/>
      </w:pPr>
      <w:r w:rsidRPr="00950BFE">
        <w:t>Nodes represent academic papers</w:t>
      </w:r>
    </w:p>
    <w:p w14:paraId="0D939B96" w14:textId="77777777" w:rsidR="00703DEF" w:rsidRPr="00950BFE" w:rsidRDefault="00703DEF" w:rsidP="00703DEF">
      <w:pPr>
        <w:pStyle w:val="a9"/>
        <w:numPr>
          <w:ilvl w:val="0"/>
          <w:numId w:val="77"/>
        </w:numPr>
        <w:tabs>
          <w:tab w:val="left" w:pos="4746"/>
        </w:tabs>
        <w:spacing w:line="240" w:lineRule="auto"/>
      </w:pPr>
      <w:r w:rsidRPr="00950BFE">
        <w:t xml:space="preserve">Edges represent citations </w:t>
      </w:r>
      <w:r w:rsidRPr="0019064A">
        <w:t>relationships between papers</w:t>
      </w:r>
      <w:r w:rsidRPr="00950BFE">
        <w:t>.</w:t>
      </w:r>
    </w:p>
    <w:p w14:paraId="72C47579" w14:textId="77777777" w:rsidR="00703DEF" w:rsidRPr="00950BFE" w:rsidRDefault="00703DEF" w:rsidP="00703DEF">
      <w:pPr>
        <w:pStyle w:val="a9"/>
        <w:tabs>
          <w:tab w:val="left" w:pos="4746"/>
        </w:tabs>
        <w:spacing w:line="240" w:lineRule="auto"/>
        <w:ind w:left="360"/>
      </w:pPr>
    </w:p>
    <w:p w14:paraId="75DB94B2" w14:textId="77777777" w:rsidR="00703DEF" w:rsidRPr="00950BFE" w:rsidRDefault="00703DEF" w:rsidP="00703DEF">
      <w:pPr>
        <w:pStyle w:val="a9"/>
        <w:tabs>
          <w:tab w:val="left" w:pos="4746"/>
        </w:tabs>
        <w:spacing w:line="240" w:lineRule="auto"/>
        <w:ind w:left="360"/>
      </w:pPr>
      <w:r w:rsidRPr="00950BFE">
        <w:t>Reference: https://github.com/shchur/gnn-benchmark#datasets</w:t>
      </w:r>
    </w:p>
    <w:p w14:paraId="03E466AE" w14:textId="77777777" w:rsidR="00703DEF" w:rsidRPr="00950BFE" w:rsidRDefault="00703DEF" w:rsidP="00703DEF">
      <w:pPr>
        <w:pStyle w:val="a9"/>
        <w:tabs>
          <w:tab w:val="left" w:pos="4746"/>
        </w:tabs>
        <w:spacing w:line="240" w:lineRule="auto"/>
        <w:ind w:left="360"/>
      </w:pPr>
    </w:p>
    <w:p w14:paraId="6C43D7FB" w14:textId="77777777" w:rsidR="00703DEF" w:rsidRPr="00950BFE" w:rsidRDefault="00703DEF" w:rsidP="00703DEF">
      <w:pPr>
        <w:pStyle w:val="a9"/>
        <w:tabs>
          <w:tab w:val="left" w:pos="4746"/>
        </w:tabs>
        <w:spacing w:line="240" w:lineRule="auto"/>
        <w:ind w:left="360"/>
      </w:pPr>
      <w:r w:rsidRPr="00950BFE">
        <w:t>Dataset Statistics:</w:t>
      </w:r>
    </w:p>
    <w:p w14:paraId="01C1AFEC" w14:textId="77777777" w:rsidR="00703DEF" w:rsidRPr="00950BFE" w:rsidRDefault="00703DEF" w:rsidP="00703DEF">
      <w:pPr>
        <w:pStyle w:val="a9"/>
        <w:numPr>
          <w:ilvl w:val="0"/>
          <w:numId w:val="78"/>
        </w:numPr>
        <w:tabs>
          <w:tab w:val="left" w:pos="4746"/>
        </w:tabs>
        <w:spacing w:line="240" w:lineRule="auto"/>
      </w:pPr>
      <w:r w:rsidRPr="00950BFE">
        <w:t>Number of nodes: 19,793</w:t>
      </w:r>
    </w:p>
    <w:p w14:paraId="7E86AE66" w14:textId="77777777" w:rsidR="00703DEF" w:rsidRPr="00950BFE" w:rsidRDefault="00703DEF" w:rsidP="00703DEF">
      <w:pPr>
        <w:pStyle w:val="a9"/>
        <w:numPr>
          <w:ilvl w:val="0"/>
          <w:numId w:val="78"/>
        </w:numPr>
        <w:tabs>
          <w:tab w:val="left" w:pos="4746"/>
        </w:tabs>
        <w:spacing w:line="240" w:lineRule="auto"/>
      </w:pPr>
      <w:r w:rsidRPr="00950BFE">
        <w:t>Number of edges: 126,842</w:t>
      </w:r>
    </w:p>
    <w:p w14:paraId="0FDD6BB5" w14:textId="689A31CF" w:rsidR="00703DEF" w:rsidRPr="00950BFE" w:rsidRDefault="00703DEF" w:rsidP="00703DEF">
      <w:pPr>
        <w:pStyle w:val="a9"/>
        <w:tabs>
          <w:tab w:val="left" w:pos="4746"/>
        </w:tabs>
        <w:spacing w:line="240" w:lineRule="auto"/>
        <w:ind w:left="360"/>
      </w:pPr>
      <w:r w:rsidRPr="00950BFE">
        <w:t xml:space="preserve">Note: The original dataset contains 65,311 edges.  However, when using DGL (Deep Graph Library), reverse edges are automatically added and duplicate edges are </w:t>
      </w:r>
      <w:r w:rsidR="001C541C" w:rsidRPr="0019064A">
        <w:t>removed</w:t>
      </w:r>
      <w:r w:rsidRPr="00950BFE">
        <w:t>, resulting in a different total edge count.</w:t>
      </w:r>
    </w:p>
    <w:p w14:paraId="239A9467" w14:textId="77777777" w:rsidR="00703DEF" w:rsidRPr="00950BFE" w:rsidRDefault="00703DEF" w:rsidP="00703DEF">
      <w:pPr>
        <w:pStyle w:val="a9"/>
        <w:numPr>
          <w:ilvl w:val="0"/>
          <w:numId w:val="79"/>
        </w:numPr>
        <w:tabs>
          <w:tab w:val="left" w:pos="4746"/>
        </w:tabs>
        <w:spacing w:line="240" w:lineRule="auto"/>
      </w:pPr>
      <w:r w:rsidRPr="00950BFE">
        <w:t>Number of Classes: 70</w:t>
      </w:r>
    </w:p>
    <w:p w14:paraId="7C3BE94A" w14:textId="77777777" w:rsidR="00703DEF" w:rsidRPr="00950BFE" w:rsidRDefault="00703DEF" w:rsidP="00703DEF">
      <w:pPr>
        <w:pStyle w:val="a9"/>
        <w:numPr>
          <w:ilvl w:val="0"/>
          <w:numId w:val="79"/>
        </w:numPr>
        <w:tabs>
          <w:tab w:val="left" w:pos="4746"/>
        </w:tabs>
        <w:spacing w:line="240" w:lineRule="auto"/>
      </w:pPr>
      <w:r w:rsidRPr="00950BFE">
        <w:t>Node feature dimension: 8,710</w:t>
      </w:r>
    </w:p>
    <w:p w14:paraId="4D9747C9" w14:textId="2171ACBA" w:rsidR="00703DEF" w:rsidRDefault="00703DEF" w:rsidP="00703DEF">
      <w:pPr>
        <w:tabs>
          <w:tab w:val="left" w:pos="4746"/>
        </w:tabs>
        <w:spacing w:line="240" w:lineRule="auto"/>
      </w:pPr>
    </w:p>
    <w:p w14:paraId="797AA24A" w14:textId="27BC22FF" w:rsidR="00B86452" w:rsidRPr="0056485C" w:rsidRDefault="00815C10" w:rsidP="00B86452">
      <w:pPr>
        <w:rPr>
          <w:b/>
          <w:bCs/>
        </w:rPr>
      </w:pPr>
      <w:r w:rsidRPr="0056485C">
        <w:rPr>
          <w:b/>
          <w:bCs/>
        </w:rPr>
        <w:t xml:space="preserve">5.2 </w:t>
      </w:r>
      <w:r w:rsidR="00B86452" w:rsidRPr="0056485C">
        <w:rPr>
          <w:b/>
          <w:bCs/>
        </w:rPr>
        <w:t>Hyperparameters</w:t>
      </w:r>
    </w:p>
    <w:p w14:paraId="70B0E0E6" w14:textId="77777777" w:rsidR="00B86452" w:rsidRPr="0056485C" w:rsidRDefault="00B86452" w:rsidP="00B86452">
      <w:r w:rsidRPr="0056485C">
        <w:t>This section summarizes the key hyperparameters used during the training and design of the DGGAN model, including both optimization settings and architectural configurations/</w:t>
      </w:r>
    </w:p>
    <w:p w14:paraId="4CB0C6AC" w14:textId="584201BA" w:rsidR="00B86452" w:rsidRPr="0056485C" w:rsidRDefault="0056485C" w:rsidP="00B86452">
      <w:pPr>
        <w:tabs>
          <w:tab w:val="left" w:pos="4746"/>
        </w:tabs>
        <w:spacing w:line="240" w:lineRule="auto"/>
        <w:ind w:left="765"/>
        <w:rPr>
          <w:b/>
          <w:bCs/>
        </w:rPr>
      </w:pPr>
      <w:r w:rsidRPr="0056485C">
        <w:rPr>
          <w:b/>
          <w:bCs/>
        </w:rPr>
        <w:t>5</w:t>
      </w:r>
      <w:r w:rsidR="005B21F4" w:rsidRPr="0056485C">
        <w:rPr>
          <w:b/>
          <w:bCs/>
        </w:rPr>
        <w:t>.2</w:t>
      </w:r>
      <w:r w:rsidR="00B86452" w:rsidRPr="0056485C">
        <w:rPr>
          <w:b/>
          <w:bCs/>
        </w:rPr>
        <w:t>.1 General Training Parameters</w:t>
      </w:r>
    </w:p>
    <w:p w14:paraId="34C29CB6" w14:textId="77777777" w:rsidR="00B86452" w:rsidRPr="0056485C" w:rsidRDefault="00B86452" w:rsidP="00B86452">
      <w:pPr>
        <w:tabs>
          <w:tab w:val="left" w:pos="4746"/>
        </w:tabs>
        <w:spacing w:line="240" w:lineRule="auto"/>
        <w:ind w:left="765"/>
      </w:pPr>
      <w:r w:rsidRPr="0056485C">
        <w:t>Batch Sizes:</w:t>
      </w:r>
    </w:p>
    <w:p w14:paraId="2902BEFF" w14:textId="77777777" w:rsidR="00B86452" w:rsidRPr="00EA0C81" w:rsidRDefault="00B86452" w:rsidP="00B86452">
      <w:pPr>
        <w:tabs>
          <w:tab w:val="left" w:pos="4746"/>
        </w:tabs>
        <w:spacing w:line="240" w:lineRule="auto"/>
        <w:ind w:left="1440"/>
      </w:pPr>
      <w:r w:rsidRPr="00EA0C81">
        <w:t>g_batch_size = 128 (Generator batch size)</w:t>
      </w:r>
    </w:p>
    <w:p w14:paraId="6965FE0C" w14:textId="77777777" w:rsidR="00B86452" w:rsidRPr="00EA0C81" w:rsidRDefault="00B86452" w:rsidP="00B86452">
      <w:pPr>
        <w:tabs>
          <w:tab w:val="left" w:pos="4746"/>
        </w:tabs>
        <w:spacing w:line="240" w:lineRule="auto"/>
        <w:ind w:left="1440"/>
      </w:pPr>
      <w:r w:rsidRPr="00EA0C81">
        <w:t>d_batch_size = 128 (Discriminator batch size)</w:t>
      </w:r>
    </w:p>
    <w:p w14:paraId="08D00228" w14:textId="77777777" w:rsidR="00B86452" w:rsidRPr="00EA0C81" w:rsidRDefault="00B86452" w:rsidP="00B86452">
      <w:pPr>
        <w:tabs>
          <w:tab w:val="left" w:pos="4746"/>
        </w:tabs>
        <w:spacing w:line="240" w:lineRule="auto"/>
        <w:ind w:left="765"/>
      </w:pPr>
      <w:r w:rsidRPr="00EA0C81">
        <w:t>Learning Rates:</w:t>
      </w:r>
    </w:p>
    <w:p w14:paraId="2EEF6C4F" w14:textId="77777777" w:rsidR="00B86452" w:rsidRPr="00EA0C81" w:rsidRDefault="00B86452" w:rsidP="00B86452">
      <w:pPr>
        <w:tabs>
          <w:tab w:val="left" w:pos="4746"/>
        </w:tabs>
        <w:spacing w:line="240" w:lineRule="auto"/>
        <w:ind w:left="1440"/>
      </w:pPr>
      <w:r w:rsidRPr="00EA0C81">
        <w:t>lr_gen = 1e-4 (Generator learning rate)</w:t>
      </w:r>
    </w:p>
    <w:p w14:paraId="321AD9E2" w14:textId="77777777" w:rsidR="00B86452" w:rsidRPr="00EA0C81" w:rsidRDefault="00B86452" w:rsidP="00B86452">
      <w:pPr>
        <w:tabs>
          <w:tab w:val="left" w:pos="4746"/>
        </w:tabs>
        <w:spacing w:line="240" w:lineRule="auto"/>
        <w:ind w:left="1440"/>
      </w:pPr>
      <w:r w:rsidRPr="00EA0C81">
        <w:t>lr_dis = 1e-4 (Discriminator learning rate)</w:t>
      </w:r>
    </w:p>
    <w:p w14:paraId="4B257C02" w14:textId="77777777" w:rsidR="00B86452" w:rsidRPr="00EA0C81" w:rsidRDefault="00B86452" w:rsidP="00B86452">
      <w:pPr>
        <w:tabs>
          <w:tab w:val="left" w:pos="4746"/>
        </w:tabs>
        <w:spacing w:line="240" w:lineRule="auto"/>
        <w:ind w:left="765"/>
      </w:pPr>
      <w:r w:rsidRPr="00EA0C81">
        <w:t>Training Epochs:</w:t>
      </w:r>
    </w:p>
    <w:p w14:paraId="78132872" w14:textId="77777777" w:rsidR="00B86452" w:rsidRPr="00EA0C81" w:rsidRDefault="00B86452" w:rsidP="00B86452">
      <w:pPr>
        <w:tabs>
          <w:tab w:val="left" w:pos="4746"/>
        </w:tabs>
        <w:spacing w:line="240" w:lineRule="auto"/>
        <w:ind w:left="1440"/>
      </w:pPr>
      <w:r w:rsidRPr="00EA0C81">
        <w:t>n_epoch = 100 (Total training epochs)</w:t>
      </w:r>
    </w:p>
    <w:p w14:paraId="1203A7CF" w14:textId="77777777" w:rsidR="00B86452" w:rsidRPr="00EA0C81" w:rsidRDefault="00B86452" w:rsidP="00B86452">
      <w:pPr>
        <w:tabs>
          <w:tab w:val="left" w:pos="4746"/>
        </w:tabs>
        <w:spacing w:line="240" w:lineRule="auto"/>
        <w:ind w:left="1440"/>
      </w:pPr>
      <w:r w:rsidRPr="00EA0C81">
        <w:t>d_epoch = 15 (Discriminator training steps per epoch)</w:t>
      </w:r>
    </w:p>
    <w:p w14:paraId="3149768F" w14:textId="77777777" w:rsidR="00B86452" w:rsidRDefault="00B86452" w:rsidP="00B86452">
      <w:pPr>
        <w:tabs>
          <w:tab w:val="left" w:pos="4746"/>
        </w:tabs>
        <w:spacing w:line="240" w:lineRule="auto"/>
        <w:ind w:left="1440"/>
      </w:pPr>
      <w:r w:rsidRPr="00EA0C81">
        <w:t>g_epoch = 5 (Generator training steps per epoch)</w:t>
      </w:r>
    </w:p>
    <w:p w14:paraId="6A5614ED" w14:textId="77777777" w:rsidR="00B86452" w:rsidRPr="00EA0C81" w:rsidRDefault="00B86452" w:rsidP="00B86452">
      <w:pPr>
        <w:tabs>
          <w:tab w:val="left" w:pos="4746"/>
        </w:tabs>
        <w:spacing w:line="240" w:lineRule="auto"/>
        <w:ind w:left="1440"/>
      </w:pPr>
    </w:p>
    <w:p w14:paraId="036DC528" w14:textId="7A90BFE1" w:rsidR="00B86452" w:rsidRPr="00FE19BE" w:rsidRDefault="0056485C" w:rsidP="00B86452">
      <w:pPr>
        <w:tabs>
          <w:tab w:val="left" w:pos="4746"/>
        </w:tabs>
        <w:spacing w:line="240" w:lineRule="auto"/>
        <w:ind w:left="765"/>
        <w:rPr>
          <w:b/>
          <w:bCs/>
        </w:rPr>
      </w:pPr>
      <w:r>
        <w:rPr>
          <w:b/>
          <w:bCs/>
        </w:rPr>
        <w:t>5</w:t>
      </w:r>
      <w:r w:rsidR="005B21F4">
        <w:rPr>
          <w:b/>
          <w:bCs/>
        </w:rPr>
        <w:t>.2.</w:t>
      </w:r>
      <w:r w:rsidR="00693647">
        <w:rPr>
          <w:b/>
          <w:bCs/>
        </w:rPr>
        <w:t>2</w:t>
      </w:r>
      <w:r w:rsidR="00B86452" w:rsidRPr="00166EDC">
        <w:rPr>
          <w:b/>
          <w:bCs/>
        </w:rPr>
        <w:t xml:space="preserve">. </w:t>
      </w:r>
      <w:r w:rsidR="00B86452" w:rsidRPr="00FE19BE">
        <w:rPr>
          <w:b/>
          <w:bCs/>
        </w:rPr>
        <w:t xml:space="preserve">Regularization </w:t>
      </w:r>
      <w:r w:rsidR="00B86452" w:rsidRPr="00486345">
        <w:rPr>
          <w:b/>
          <w:bCs/>
        </w:rPr>
        <w:t>and Noise Settings</w:t>
      </w:r>
    </w:p>
    <w:p w14:paraId="25314914" w14:textId="77777777" w:rsidR="00B86452" w:rsidRPr="00EA0C81" w:rsidRDefault="00B86452" w:rsidP="00B86452">
      <w:pPr>
        <w:tabs>
          <w:tab w:val="left" w:pos="4746"/>
        </w:tabs>
        <w:spacing w:line="240" w:lineRule="auto"/>
        <w:ind w:left="765"/>
      </w:pPr>
      <w:r w:rsidRPr="00EA0C81">
        <w:t>L2 Regularization:</w:t>
      </w:r>
    </w:p>
    <w:p w14:paraId="6ECD4AEC" w14:textId="77777777" w:rsidR="00B86452" w:rsidRPr="00EA0C81" w:rsidRDefault="00B86452" w:rsidP="00B86452">
      <w:pPr>
        <w:tabs>
          <w:tab w:val="left" w:pos="4746"/>
        </w:tabs>
        <w:spacing w:line="240" w:lineRule="auto"/>
        <w:ind w:left="1440"/>
      </w:pPr>
      <w:r w:rsidRPr="00EA0C81">
        <w:t>lambda_gen = 1e-5 (Generator L2 regularization weight)</w:t>
      </w:r>
    </w:p>
    <w:p w14:paraId="54C02496" w14:textId="77777777" w:rsidR="00B86452" w:rsidRPr="00EA0C81" w:rsidRDefault="00B86452" w:rsidP="00B86452">
      <w:pPr>
        <w:tabs>
          <w:tab w:val="left" w:pos="4746"/>
        </w:tabs>
        <w:spacing w:line="240" w:lineRule="auto"/>
        <w:ind w:left="1440"/>
      </w:pPr>
      <w:r w:rsidRPr="00EA0C81">
        <w:t>lambda_dis = 1e-5 (Discriminator L2 regularization weight)</w:t>
      </w:r>
    </w:p>
    <w:p w14:paraId="6A487B36" w14:textId="77777777" w:rsidR="00B86452" w:rsidRPr="00EA0C81" w:rsidRDefault="00B86452" w:rsidP="00B86452">
      <w:pPr>
        <w:tabs>
          <w:tab w:val="left" w:pos="4746"/>
        </w:tabs>
        <w:spacing w:line="240" w:lineRule="auto"/>
        <w:ind w:left="765"/>
      </w:pPr>
      <w:r w:rsidRPr="00EA0C81">
        <w:t xml:space="preserve">Noise and </w:t>
      </w:r>
      <w:r w:rsidRPr="00723E7C">
        <w:t>Label</w:t>
      </w:r>
      <w:r>
        <w:t xml:space="preserve"> </w:t>
      </w:r>
      <w:r w:rsidRPr="00EA0C81">
        <w:t>Smoothing:</w:t>
      </w:r>
    </w:p>
    <w:p w14:paraId="79ABB5F5" w14:textId="77777777" w:rsidR="00B86452" w:rsidRPr="00EA0C81" w:rsidRDefault="00B86452" w:rsidP="00B86452">
      <w:pPr>
        <w:tabs>
          <w:tab w:val="left" w:pos="4746"/>
        </w:tabs>
        <w:spacing w:line="240" w:lineRule="auto"/>
        <w:ind w:left="1440"/>
      </w:pPr>
      <w:r w:rsidRPr="00EA0C81">
        <w:t>sig = 1.0 (Standard deviation for noise generation)</w:t>
      </w:r>
    </w:p>
    <w:p w14:paraId="4B70750F" w14:textId="77777777" w:rsidR="00B86452" w:rsidRDefault="00B86452" w:rsidP="00B86452">
      <w:pPr>
        <w:tabs>
          <w:tab w:val="left" w:pos="4746"/>
        </w:tabs>
        <w:spacing w:line="240" w:lineRule="auto"/>
        <w:ind w:left="1440"/>
      </w:pPr>
      <w:r w:rsidRPr="00EA0C81">
        <w:t>label_smooth = 0.0 (Label smoothing parameter)</w:t>
      </w:r>
    </w:p>
    <w:p w14:paraId="3447A06F" w14:textId="77777777" w:rsidR="00B86452" w:rsidRPr="00EA0C81" w:rsidRDefault="00B86452" w:rsidP="00B86452">
      <w:pPr>
        <w:tabs>
          <w:tab w:val="left" w:pos="4746"/>
        </w:tabs>
        <w:spacing w:line="240" w:lineRule="auto"/>
        <w:ind w:left="1440"/>
      </w:pPr>
    </w:p>
    <w:p w14:paraId="3AE28FF3" w14:textId="18D9DBC2" w:rsidR="00B86452" w:rsidRPr="00723E7C" w:rsidRDefault="0056485C" w:rsidP="00B86452">
      <w:pPr>
        <w:tabs>
          <w:tab w:val="left" w:pos="4746"/>
        </w:tabs>
        <w:spacing w:line="240" w:lineRule="auto"/>
        <w:ind w:left="765"/>
        <w:rPr>
          <w:b/>
          <w:bCs/>
        </w:rPr>
      </w:pPr>
      <w:r>
        <w:rPr>
          <w:b/>
          <w:bCs/>
        </w:rPr>
        <w:t>5</w:t>
      </w:r>
      <w:r w:rsidR="005B21F4">
        <w:rPr>
          <w:b/>
          <w:bCs/>
        </w:rPr>
        <w:t>.2.3</w:t>
      </w:r>
      <w:r w:rsidR="00B86452" w:rsidRPr="00166EDC">
        <w:rPr>
          <w:b/>
          <w:bCs/>
        </w:rPr>
        <w:t xml:space="preserve"> </w:t>
      </w:r>
      <w:r w:rsidR="00B86452" w:rsidRPr="00723E7C">
        <w:rPr>
          <w:b/>
          <w:bCs/>
        </w:rPr>
        <w:t>Model Architecture Hyperparameters</w:t>
      </w:r>
    </w:p>
    <w:p w14:paraId="20B93E03" w14:textId="77777777" w:rsidR="00B86452" w:rsidRPr="00EA0C81" w:rsidRDefault="00B86452" w:rsidP="00B86452">
      <w:pPr>
        <w:tabs>
          <w:tab w:val="left" w:pos="4746"/>
        </w:tabs>
        <w:spacing w:line="240" w:lineRule="auto"/>
        <w:ind w:left="765"/>
      </w:pPr>
      <w:r w:rsidRPr="00EA0C81">
        <w:t>Embedding Parameters</w:t>
      </w:r>
    </w:p>
    <w:p w14:paraId="7D8CBFAB" w14:textId="77777777" w:rsidR="00B86452" w:rsidRPr="00EA0C81" w:rsidRDefault="00B86452" w:rsidP="00B86452">
      <w:pPr>
        <w:tabs>
          <w:tab w:val="left" w:pos="4746"/>
        </w:tabs>
        <w:spacing w:line="240" w:lineRule="auto"/>
        <w:ind w:left="1440"/>
      </w:pPr>
      <w:r w:rsidRPr="00EA0C81">
        <w:t>n_emb = 128 (Node embedding dimension)</w:t>
      </w:r>
    </w:p>
    <w:p w14:paraId="1BA2075F" w14:textId="77777777" w:rsidR="00B86452" w:rsidRPr="00EA0C81" w:rsidRDefault="00B86452" w:rsidP="00B86452">
      <w:pPr>
        <w:tabs>
          <w:tab w:val="left" w:pos="4746"/>
        </w:tabs>
        <w:spacing w:line="240" w:lineRule="auto"/>
        <w:ind w:left="1440"/>
      </w:pPr>
      <w:r w:rsidRPr="00EA0C81">
        <w:t>n_node (</w:t>
      </w:r>
      <w:r>
        <w:t>n</w:t>
      </w:r>
      <w:r w:rsidRPr="00F02E2D">
        <w:t>umber of nodes</w:t>
      </w:r>
      <w:r>
        <w:t xml:space="preserve">, </w:t>
      </w:r>
      <w:r w:rsidRPr="00F02E2D">
        <w:t>determined</w:t>
      </w:r>
      <w:r>
        <w:t xml:space="preserve"> d</w:t>
      </w:r>
      <w:r w:rsidRPr="00EA0C81">
        <w:t xml:space="preserve">ynamically </w:t>
      </w:r>
      <w:r>
        <w:t>bsed on</w:t>
      </w:r>
      <w:r w:rsidRPr="00EA0C81">
        <w:t xml:space="preserve"> dataset</w:t>
      </w:r>
      <w:r>
        <w:t xml:space="preserve"> size</w:t>
      </w:r>
      <w:r w:rsidRPr="00EA0C81">
        <w:t>)</w:t>
      </w:r>
    </w:p>
    <w:p w14:paraId="320191EB" w14:textId="77777777" w:rsidR="00B86452" w:rsidRDefault="00B86452" w:rsidP="00B86452">
      <w:pPr>
        <w:tabs>
          <w:tab w:val="left" w:pos="4746"/>
        </w:tabs>
        <w:spacing w:line="240" w:lineRule="auto"/>
        <w:ind w:left="765"/>
      </w:pPr>
    </w:p>
    <w:p w14:paraId="0147A603" w14:textId="77777777" w:rsidR="00B86452" w:rsidRPr="00EA0C81" w:rsidRDefault="00B86452" w:rsidP="00B86452">
      <w:pPr>
        <w:tabs>
          <w:tab w:val="left" w:pos="4746"/>
        </w:tabs>
        <w:spacing w:line="240" w:lineRule="auto"/>
        <w:ind w:left="765"/>
      </w:pPr>
      <w:r w:rsidRPr="00EA0C81">
        <w:t>Generator Architecture</w:t>
      </w:r>
    </w:p>
    <w:p w14:paraId="34B87910" w14:textId="77777777" w:rsidR="00B86452" w:rsidRDefault="00B86452" w:rsidP="00B86452">
      <w:pPr>
        <w:tabs>
          <w:tab w:val="left" w:pos="4746"/>
        </w:tabs>
        <w:spacing w:line="240" w:lineRule="auto"/>
        <w:ind w:left="720"/>
      </w:pPr>
      <w:r w:rsidRPr="00EA0C81">
        <w:t xml:space="preserve">Input: </w:t>
      </w:r>
      <w:r w:rsidRPr="003E5F32">
        <w:t>Concatenation of node embeddings and noise vectors</w:t>
      </w:r>
      <w:r w:rsidRPr="003E5F32" w:rsidDel="003E5F32">
        <w:t xml:space="preserve"> </w:t>
      </w:r>
      <w:r>
        <w:t>Structure:</w:t>
      </w:r>
    </w:p>
    <w:p w14:paraId="24092897" w14:textId="77777777" w:rsidR="00B86452" w:rsidRPr="00EA0C81" w:rsidRDefault="00B86452" w:rsidP="00B86452">
      <w:pPr>
        <w:tabs>
          <w:tab w:val="left" w:pos="4746"/>
        </w:tabs>
        <w:spacing w:line="240" w:lineRule="auto"/>
        <w:ind w:left="1440"/>
      </w:pPr>
      <w:r>
        <w:t>Two</w:t>
      </w:r>
      <w:r w:rsidRPr="00EA0C81">
        <w:t xml:space="preserve"> fully connected layers per direction (source</w:t>
      </w:r>
      <w:r>
        <w:t xml:space="preserve"> and </w:t>
      </w:r>
      <w:r w:rsidRPr="00EA0C81">
        <w:t>target)</w:t>
      </w:r>
    </w:p>
    <w:p w14:paraId="0E66FCAB" w14:textId="77777777" w:rsidR="00B86452" w:rsidRPr="00EA0C81" w:rsidRDefault="00B86452" w:rsidP="00B86452">
      <w:pPr>
        <w:tabs>
          <w:tab w:val="left" w:pos="4746"/>
        </w:tabs>
        <w:spacing w:line="240" w:lineRule="auto"/>
        <w:ind w:left="1440"/>
      </w:pPr>
      <w:r w:rsidRPr="00EA0C81">
        <w:t xml:space="preserve">Weight Matrices: </w:t>
      </w:r>
      <w:r>
        <w:t xml:space="preserve">shape </w:t>
      </w:r>
      <w:r w:rsidRPr="00EA0C81">
        <w:t xml:space="preserve">[2, n_emb, n_emb] </w:t>
      </w:r>
      <w:r>
        <w:t>per</w:t>
      </w:r>
      <w:r w:rsidRPr="00EA0C81">
        <w:t xml:space="preserve"> layer</w:t>
      </w:r>
    </w:p>
    <w:p w14:paraId="1FF7D2C0" w14:textId="77777777" w:rsidR="00B86452" w:rsidRPr="00EA0C81" w:rsidRDefault="00B86452" w:rsidP="00B86452">
      <w:pPr>
        <w:tabs>
          <w:tab w:val="left" w:pos="4746"/>
        </w:tabs>
        <w:spacing w:line="240" w:lineRule="auto"/>
        <w:ind w:left="1440"/>
      </w:pPr>
      <w:r w:rsidRPr="00EA0C81">
        <w:t xml:space="preserve">Bias Vectors: </w:t>
      </w:r>
      <w:r>
        <w:t xml:space="preserve">shape </w:t>
      </w:r>
      <w:r w:rsidRPr="00EA0C81">
        <w:t xml:space="preserve">[2, n_emb] </w:t>
      </w:r>
      <w:r>
        <w:t>per</w:t>
      </w:r>
      <w:r w:rsidRPr="00EA0C81">
        <w:t xml:space="preserve"> layer</w:t>
      </w:r>
    </w:p>
    <w:p w14:paraId="015CC870" w14:textId="77777777" w:rsidR="00B86452" w:rsidRPr="00EA0C81" w:rsidRDefault="00B86452" w:rsidP="00B86452">
      <w:pPr>
        <w:tabs>
          <w:tab w:val="left" w:pos="4746"/>
        </w:tabs>
        <w:spacing w:line="240" w:lineRule="auto"/>
        <w:ind w:left="1440"/>
      </w:pPr>
      <w:r w:rsidRPr="00EA0C81">
        <w:t>Activation: Leaky ReLU</w:t>
      </w:r>
    </w:p>
    <w:p w14:paraId="5F8220C1" w14:textId="77777777" w:rsidR="00B86452" w:rsidRPr="00EA0C81" w:rsidRDefault="00B86452" w:rsidP="00B86452">
      <w:pPr>
        <w:tabs>
          <w:tab w:val="left" w:pos="4746"/>
        </w:tabs>
        <w:spacing w:line="240" w:lineRule="auto"/>
        <w:ind w:left="1440"/>
      </w:pPr>
      <w:r w:rsidRPr="00EA0C81">
        <w:t>Initialization: Glorot Normal</w:t>
      </w:r>
      <w:r>
        <w:t xml:space="preserve"> </w:t>
      </w:r>
    </w:p>
    <w:p w14:paraId="1E2F66D1" w14:textId="77777777" w:rsidR="00B86452" w:rsidRPr="00EA0C81" w:rsidRDefault="00B86452" w:rsidP="00B86452">
      <w:pPr>
        <w:tabs>
          <w:tab w:val="left" w:pos="4746"/>
        </w:tabs>
        <w:spacing w:line="240" w:lineRule="auto"/>
        <w:ind w:left="765"/>
      </w:pPr>
      <w:r w:rsidRPr="00EA0C81">
        <w:t>Discriminator Architecture</w:t>
      </w:r>
    </w:p>
    <w:p w14:paraId="1B882D54" w14:textId="77777777" w:rsidR="00B86452" w:rsidRPr="00EA0C81" w:rsidRDefault="00B86452" w:rsidP="00B86452">
      <w:pPr>
        <w:tabs>
          <w:tab w:val="left" w:pos="4746"/>
        </w:tabs>
        <w:spacing w:line="240" w:lineRule="auto"/>
        <w:ind w:left="1440"/>
      </w:pPr>
      <w:r w:rsidRPr="00EA0C81">
        <w:t xml:space="preserve">Input: Positive node pairs </w:t>
      </w:r>
      <w:r>
        <w:t xml:space="preserve">and </w:t>
      </w:r>
      <w:r w:rsidRPr="003B4106">
        <w:t xml:space="preserve">generated </w:t>
      </w:r>
      <w:r>
        <w:t>(</w:t>
      </w:r>
      <w:r w:rsidRPr="00EA0C81">
        <w:t>fake</w:t>
      </w:r>
      <w:r>
        <w:t>)</w:t>
      </w:r>
      <w:r w:rsidRPr="00EA0C81">
        <w:t xml:space="preserve"> embeddings</w:t>
      </w:r>
    </w:p>
    <w:p w14:paraId="523FBB58" w14:textId="6221A0C7" w:rsidR="00B86452" w:rsidRPr="00EA0C81" w:rsidRDefault="00B86452" w:rsidP="00B86452">
      <w:pPr>
        <w:tabs>
          <w:tab w:val="left" w:pos="4746"/>
        </w:tabs>
        <w:spacing w:line="240" w:lineRule="auto"/>
        <w:ind w:left="1440"/>
      </w:pPr>
      <w:r w:rsidRPr="00EA0C81">
        <w:t>Embedding Matrix:</w:t>
      </w:r>
      <w:r>
        <w:t xml:space="preserve"> shape</w:t>
      </w:r>
      <w:r w:rsidRPr="00EA0C81">
        <w:t xml:space="preserve"> [2, n_node, n_emb</w:t>
      </w:r>
      <w:r w:rsidR="0056485C" w:rsidRPr="00EA0C81">
        <w:t>]</w:t>
      </w:r>
      <w:r w:rsidR="0056485C">
        <w:t xml:space="preserve">, </w:t>
      </w:r>
      <w:r w:rsidR="0056485C" w:rsidRPr="00EA0C81">
        <w:t>representing</w:t>
      </w:r>
      <w:r w:rsidRPr="00333DA1" w:rsidDel="00333DA1">
        <w:t xml:space="preserve"> </w:t>
      </w:r>
      <w:r w:rsidRPr="00EA0C81">
        <w:t>bidirectional embeddings</w:t>
      </w:r>
    </w:p>
    <w:p w14:paraId="7202F1E9" w14:textId="77777777" w:rsidR="00B86452" w:rsidRPr="00EA0C81" w:rsidRDefault="00B86452" w:rsidP="00B86452">
      <w:pPr>
        <w:tabs>
          <w:tab w:val="left" w:pos="4746"/>
        </w:tabs>
        <w:spacing w:line="240" w:lineRule="auto"/>
        <w:ind w:left="765"/>
      </w:pPr>
      <w:r w:rsidRPr="00EA0C81">
        <w:t>Loss Components:</w:t>
      </w:r>
    </w:p>
    <w:p w14:paraId="76077AC4" w14:textId="77777777" w:rsidR="00B86452" w:rsidRPr="00EA0C81" w:rsidRDefault="00B86452" w:rsidP="00B86452">
      <w:pPr>
        <w:tabs>
          <w:tab w:val="left" w:pos="4746"/>
        </w:tabs>
        <w:spacing w:line="240" w:lineRule="auto"/>
        <w:ind w:left="1440"/>
      </w:pPr>
      <w:r w:rsidRPr="00EA0C81">
        <w:t>Positive loss (sigmoid cross-entropy)</w:t>
      </w:r>
    </w:p>
    <w:p w14:paraId="17FDAC9D" w14:textId="77777777" w:rsidR="00B86452" w:rsidRDefault="00B86452" w:rsidP="00B86452">
      <w:pPr>
        <w:tabs>
          <w:tab w:val="left" w:pos="4746"/>
        </w:tabs>
        <w:spacing w:line="240" w:lineRule="auto"/>
        <w:ind w:left="1440"/>
      </w:pPr>
      <w:r>
        <w:t>Four</w:t>
      </w:r>
      <w:r w:rsidRPr="00EA0C81">
        <w:t xml:space="preserve"> negative losses </w:t>
      </w:r>
      <w:r>
        <w:t>accounting for distinct direction combinations (source → target, target → source, etc.)</w:t>
      </w:r>
    </w:p>
    <w:p w14:paraId="79D3BCCD" w14:textId="77777777" w:rsidR="00B86452" w:rsidRPr="00EA0C81" w:rsidRDefault="00B86452" w:rsidP="00B86452">
      <w:pPr>
        <w:tabs>
          <w:tab w:val="left" w:pos="4746"/>
        </w:tabs>
        <w:spacing w:line="240" w:lineRule="auto"/>
        <w:ind w:left="1440"/>
      </w:pPr>
      <w:r w:rsidRPr="00EA0C81">
        <w:lastRenderedPageBreak/>
        <w:t>Initialization: Glorot Normal</w:t>
      </w:r>
    </w:p>
    <w:p w14:paraId="4AFF0666" w14:textId="540308A7" w:rsidR="00B86452" w:rsidRPr="004533C1" w:rsidRDefault="0056485C" w:rsidP="00B86452">
      <w:pPr>
        <w:tabs>
          <w:tab w:val="left" w:pos="4746"/>
        </w:tabs>
        <w:spacing w:line="240" w:lineRule="auto"/>
        <w:ind w:left="765"/>
        <w:rPr>
          <w:b/>
          <w:bCs/>
        </w:rPr>
      </w:pPr>
      <w:r>
        <w:rPr>
          <w:b/>
          <w:bCs/>
        </w:rPr>
        <w:t>5</w:t>
      </w:r>
      <w:r w:rsidR="005B21F4">
        <w:rPr>
          <w:b/>
          <w:bCs/>
        </w:rPr>
        <w:t>.2.</w:t>
      </w:r>
      <w:r w:rsidR="00B86452" w:rsidRPr="00166EDC">
        <w:rPr>
          <w:b/>
          <w:bCs/>
        </w:rPr>
        <w:t xml:space="preserve">4 </w:t>
      </w:r>
      <w:r w:rsidR="00B86452" w:rsidRPr="004533C1">
        <w:rPr>
          <w:b/>
          <w:bCs/>
        </w:rPr>
        <w:t>Optimizer Configuration</w:t>
      </w:r>
    </w:p>
    <w:p w14:paraId="34A54FB2" w14:textId="77777777" w:rsidR="00B86452" w:rsidRPr="00EA0C81" w:rsidRDefault="00B86452" w:rsidP="00B86452">
      <w:pPr>
        <w:tabs>
          <w:tab w:val="left" w:pos="4746"/>
        </w:tabs>
        <w:spacing w:line="240" w:lineRule="auto"/>
        <w:ind w:left="1440"/>
      </w:pPr>
      <w:r w:rsidRPr="00EA0C81">
        <w:t>Generator Optimizer: Adam with lr_gen = 1e-4</w:t>
      </w:r>
    </w:p>
    <w:p w14:paraId="44EF34EF" w14:textId="77777777" w:rsidR="00B86452" w:rsidRPr="00EA0C81" w:rsidRDefault="00B86452" w:rsidP="00B86452">
      <w:pPr>
        <w:tabs>
          <w:tab w:val="left" w:pos="4746"/>
        </w:tabs>
        <w:spacing w:line="240" w:lineRule="auto"/>
        <w:ind w:left="1440"/>
      </w:pPr>
      <w:r w:rsidRPr="00EA0C81">
        <w:t>Discriminator Optimizer: Adam with lr_dis = 1e-4</w:t>
      </w:r>
    </w:p>
    <w:p w14:paraId="2DFE3CA3" w14:textId="27CE836D" w:rsidR="00B86452" w:rsidRPr="00383283" w:rsidRDefault="00B86452" w:rsidP="00383283">
      <w:pPr>
        <w:spacing w:before="100" w:beforeAutospacing="1" w:after="100" w:afterAutospacing="1" w:line="240" w:lineRule="auto"/>
        <w:ind w:left="720"/>
        <w:rPr>
          <w:rFonts w:eastAsia="Times New Roman" w:cs="Times New Roman"/>
          <w:kern w:val="0"/>
          <w:rtl/>
          <w14:ligatures w14:val="none"/>
        </w:rPr>
      </w:pPr>
    </w:p>
    <w:p w14:paraId="3F092A12" w14:textId="760FCECE" w:rsidR="002E018B" w:rsidRPr="00801546" w:rsidRDefault="00095857" w:rsidP="00383283">
      <w:pPr>
        <w:spacing w:before="100" w:beforeAutospacing="1" w:after="100" w:afterAutospacing="1" w:line="240" w:lineRule="auto"/>
        <w:outlineLvl w:val="2"/>
        <w:rPr>
          <w:rFonts w:eastAsia="Times New Roman" w:cs="Times New Roman"/>
          <w:b/>
          <w:bCs/>
          <w:kern w:val="0"/>
          <w14:ligatures w14:val="none"/>
        </w:rPr>
      </w:pPr>
      <w:commentRangeStart w:id="2"/>
      <w:r>
        <w:rPr>
          <w:rFonts w:eastAsia="Times New Roman" w:cs="Times New Roman"/>
          <w:b/>
          <w:bCs/>
          <w:kern w:val="0"/>
          <w14:ligatures w14:val="none"/>
        </w:rPr>
        <w:t>5.3</w:t>
      </w:r>
      <w:r w:rsidR="00B52FFF" w:rsidRPr="00801546">
        <w:rPr>
          <w:rFonts w:eastAsia="Times New Roman" w:cs="Times New Roman"/>
          <w:b/>
          <w:bCs/>
          <w:kern w:val="0"/>
          <w14:ligatures w14:val="none"/>
        </w:rPr>
        <w:t xml:space="preserve"> </w:t>
      </w:r>
      <w:r w:rsidR="002E018B" w:rsidRPr="00801546">
        <w:rPr>
          <w:rFonts w:eastAsia="Times New Roman" w:cs="Times New Roman"/>
          <w:b/>
          <w:bCs/>
          <w:kern w:val="0"/>
          <w14:ligatures w14:val="none"/>
        </w:rPr>
        <w:t>Implementation Details</w:t>
      </w:r>
      <w:commentRangeEnd w:id="2"/>
      <w:r w:rsidR="004544EF">
        <w:rPr>
          <w:rStyle w:val="af4"/>
          <w:rtl/>
        </w:rPr>
        <w:commentReference w:id="2"/>
      </w:r>
    </w:p>
    <w:p w14:paraId="5D9FC815" w14:textId="72CDD002" w:rsidR="002E018B" w:rsidRPr="00801546" w:rsidRDefault="00770A7B" w:rsidP="00C81C30">
      <w:pPr>
        <w:spacing w:before="100" w:beforeAutospacing="1" w:after="100" w:afterAutospacing="1" w:line="240" w:lineRule="auto"/>
        <w:ind w:left="720"/>
        <w:outlineLvl w:val="3"/>
        <w:rPr>
          <w:rFonts w:eastAsia="Times New Roman" w:cs="Times New Roman"/>
          <w:b/>
          <w:bCs/>
          <w:kern w:val="0"/>
          <w14:ligatures w14:val="none"/>
        </w:rPr>
      </w:pPr>
      <w:r>
        <w:rPr>
          <w:rFonts w:eastAsia="Times New Roman" w:cs="Times New Roman"/>
          <w:b/>
          <w:bCs/>
          <w:kern w:val="0"/>
          <w14:ligatures w14:val="none"/>
        </w:rPr>
        <w:t>Step 0-</w:t>
      </w:r>
      <w:r w:rsidR="002E018B" w:rsidRPr="00801546">
        <w:rPr>
          <w:rFonts w:eastAsia="Times New Roman" w:cs="Times New Roman"/>
          <w:b/>
          <w:bCs/>
          <w:kern w:val="0"/>
          <w14:ligatures w14:val="none"/>
        </w:rPr>
        <w:t>Data Preparation</w:t>
      </w:r>
    </w:p>
    <w:p w14:paraId="03EF7539" w14:textId="7B77EA9F" w:rsidR="002E018B" w:rsidRPr="00801546" w:rsidRDefault="002E018B" w:rsidP="00943F41">
      <w:pPr>
        <w:numPr>
          <w:ilvl w:val="0"/>
          <w:numId w:val="16"/>
        </w:numPr>
        <w:tabs>
          <w:tab w:val="clear" w:pos="720"/>
          <w:tab w:val="num" w:pos="1080"/>
        </w:tabs>
        <w:spacing w:before="100" w:beforeAutospacing="1" w:after="100" w:afterAutospacing="1" w:line="240" w:lineRule="auto"/>
        <w:ind w:left="1080"/>
        <w:rPr>
          <w:rFonts w:eastAsia="Times New Roman" w:cs="Times New Roman"/>
          <w:kern w:val="0"/>
          <w14:ligatures w14:val="none"/>
        </w:rPr>
      </w:pPr>
      <w:r w:rsidRPr="00801546">
        <w:rPr>
          <w:rFonts w:eastAsia="Times New Roman" w:cs="Times New Roman"/>
          <w:kern w:val="0"/>
          <w14:ligatures w14:val="none"/>
        </w:rPr>
        <w:t xml:space="preserve">Represent the </w:t>
      </w:r>
      <w:r w:rsidR="00630804" w:rsidRPr="00630804">
        <w:rPr>
          <w:rFonts w:eastAsia="Times New Roman" w:cs="Times New Roman"/>
          <w:kern w:val="0"/>
          <w14:ligatures w14:val="none"/>
        </w:rPr>
        <w:t>selected</w:t>
      </w:r>
      <w:r w:rsidR="00674354">
        <w:rPr>
          <w:rFonts w:eastAsia="Times New Roman" w:cs="Times New Roman"/>
          <w:kern w:val="0"/>
          <w14:ligatures w14:val="none"/>
        </w:rPr>
        <w:t xml:space="preserve"> </w:t>
      </w:r>
      <w:r w:rsidR="00630804">
        <w:rPr>
          <w:rFonts w:eastAsia="Times New Roman" w:cs="Times New Roman"/>
          <w:kern w:val="0"/>
          <w14:ligatures w14:val="none"/>
        </w:rPr>
        <w:t xml:space="preserve">CORA </w:t>
      </w:r>
      <w:r w:rsidR="007C12C8">
        <w:rPr>
          <w:rFonts w:eastAsia="Times New Roman" w:cs="Times New Roman"/>
          <w:kern w:val="0"/>
          <w14:ligatures w14:val="none"/>
        </w:rPr>
        <w:t xml:space="preserve">citation </w:t>
      </w:r>
      <w:r w:rsidRPr="00801546">
        <w:rPr>
          <w:rFonts w:eastAsia="Times New Roman" w:cs="Times New Roman"/>
          <w:kern w:val="0"/>
          <w14:ligatures w14:val="none"/>
        </w:rPr>
        <w:t xml:space="preserve">network as </w:t>
      </w:r>
      <w:r w:rsidR="003C1DEC" w:rsidRPr="003C1DEC">
        <w:rPr>
          <w:rFonts w:eastAsia="Times New Roman" w:cs="Times New Roman"/>
          <w:kern w:val="0"/>
          <w14:ligatures w14:val="none"/>
        </w:rPr>
        <w:t>a directed graph</w:t>
      </w:r>
      <w:r w:rsidR="003C1DEC">
        <w:rPr>
          <w:rFonts w:eastAsia="Times New Roman" w:cs="Times New Roman"/>
          <w:kern w:val="0"/>
          <w14:ligatures w14:val="none"/>
        </w:rPr>
        <w:t xml:space="preserve"> where</w:t>
      </w:r>
      <w:r w:rsidR="00943F41">
        <w:rPr>
          <w:rFonts w:eastAsia="Times New Roman" w:cs="Times New Roman"/>
          <w:kern w:val="0"/>
          <w14:ligatures w14:val="none"/>
        </w:rPr>
        <w:t xml:space="preserve"> </w:t>
      </w:r>
      <w:r w:rsidRPr="00801546">
        <w:rPr>
          <w:rFonts w:eastAsia="Times New Roman" w:cs="Times New Roman"/>
          <w:kern w:val="0"/>
          <w14:ligatures w14:val="none"/>
        </w:rPr>
        <w:t xml:space="preserve">nodes </w:t>
      </w:r>
      <w:r w:rsidR="009A5C5A">
        <w:t>correspond to academic papers</w:t>
      </w:r>
      <w:r w:rsidRPr="00801546">
        <w:rPr>
          <w:rFonts w:eastAsia="Times New Roman" w:cs="Times New Roman"/>
          <w:kern w:val="0"/>
          <w14:ligatures w14:val="none"/>
        </w:rPr>
        <w:t xml:space="preserve"> and directed edges </w:t>
      </w:r>
      <w:r w:rsidR="00943F41" w:rsidRPr="00943F41">
        <w:rPr>
          <w:rFonts w:eastAsia="Times New Roman" w:cs="Times New Roman"/>
          <w:kern w:val="0"/>
          <w14:ligatures w14:val="none"/>
        </w:rPr>
        <w:t>represent citation relationships between papers</w:t>
      </w:r>
      <w:r w:rsidRPr="00801546">
        <w:rPr>
          <w:rFonts w:eastAsia="Times New Roman" w:cs="Times New Roman"/>
          <w:kern w:val="0"/>
          <w14:ligatures w14:val="none"/>
        </w:rPr>
        <w:t>.</w:t>
      </w:r>
    </w:p>
    <w:p w14:paraId="4070520B" w14:textId="4270D24B" w:rsidR="00943F41" w:rsidRDefault="002E018B" w:rsidP="00C81C30">
      <w:pPr>
        <w:numPr>
          <w:ilvl w:val="0"/>
          <w:numId w:val="16"/>
        </w:numPr>
        <w:tabs>
          <w:tab w:val="clear" w:pos="720"/>
          <w:tab w:val="num" w:pos="1080"/>
        </w:tabs>
        <w:spacing w:before="100" w:beforeAutospacing="1" w:after="100" w:afterAutospacing="1" w:line="240" w:lineRule="auto"/>
        <w:ind w:left="1080"/>
        <w:rPr>
          <w:rFonts w:eastAsia="Times New Roman" w:cs="Times New Roman"/>
          <w:kern w:val="0"/>
          <w14:ligatures w14:val="none"/>
        </w:rPr>
      </w:pPr>
      <w:r w:rsidRPr="00801546">
        <w:rPr>
          <w:rFonts w:eastAsia="Times New Roman" w:cs="Times New Roman"/>
          <w:kern w:val="0"/>
          <w14:ligatures w14:val="none"/>
        </w:rPr>
        <w:t>Preprocess data by</w:t>
      </w:r>
      <w:r w:rsidR="00943F41">
        <w:rPr>
          <w:rFonts w:eastAsia="Times New Roman" w:cs="Times New Roman"/>
          <w:kern w:val="0"/>
          <w14:ligatures w14:val="none"/>
        </w:rPr>
        <w:t>:</w:t>
      </w:r>
    </w:p>
    <w:p w14:paraId="2A883C9B" w14:textId="77F76E32" w:rsidR="00CF6B50" w:rsidRDefault="00CF6B50" w:rsidP="00CF6B50">
      <w:pPr>
        <w:pStyle w:val="a9"/>
        <w:numPr>
          <w:ilvl w:val="0"/>
          <w:numId w:val="6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R</w:t>
      </w:r>
      <w:r w:rsidRPr="000D3787">
        <w:rPr>
          <w:rFonts w:eastAsia="Times New Roman" w:cs="Times New Roman"/>
          <w:kern w:val="0"/>
          <w14:ligatures w14:val="none"/>
        </w:rPr>
        <w:t xml:space="preserve">emoving </w:t>
      </w:r>
      <w:r w:rsidR="002E018B" w:rsidRPr="000D3787">
        <w:rPr>
          <w:rFonts w:eastAsia="Times New Roman" w:cs="Times New Roman"/>
          <w:kern w:val="0"/>
          <w14:ligatures w14:val="none"/>
        </w:rPr>
        <w:t xml:space="preserve">isolated nodes </w:t>
      </w:r>
      <w:r w:rsidRPr="00CF6B50">
        <w:rPr>
          <w:rFonts w:eastAsia="Times New Roman" w:cs="Times New Roman"/>
          <w:kern w:val="0"/>
          <w14:ligatures w14:val="none"/>
        </w:rPr>
        <w:t>(i.e., nodes with no incoming or outgoing edges)</w:t>
      </w:r>
    </w:p>
    <w:p w14:paraId="1470BA77" w14:textId="3E1415EF" w:rsidR="002E018B" w:rsidRPr="000D3787" w:rsidRDefault="00CF6B50" w:rsidP="000D3787">
      <w:pPr>
        <w:pStyle w:val="a9"/>
        <w:numPr>
          <w:ilvl w:val="0"/>
          <w:numId w:val="64"/>
        </w:numPr>
        <w:spacing w:before="100" w:beforeAutospacing="1" w:after="100" w:afterAutospacing="1" w:line="240" w:lineRule="auto"/>
        <w:rPr>
          <w:rFonts w:eastAsia="Times New Roman" w:cs="Times New Roman"/>
          <w:kern w:val="0"/>
          <w14:ligatures w14:val="none"/>
        </w:rPr>
      </w:pPr>
      <w:r>
        <w:rPr>
          <w:rFonts w:eastAsia="Times New Roman" w:cs="Times New Roman"/>
          <w:kern w:val="0"/>
          <w14:ligatures w14:val="none"/>
        </w:rPr>
        <w:t>E</w:t>
      </w:r>
      <w:r w:rsidR="002E018B" w:rsidRPr="000D3787">
        <w:rPr>
          <w:rFonts w:eastAsia="Times New Roman" w:cs="Times New Roman"/>
          <w:kern w:val="0"/>
          <w14:ligatures w14:val="none"/>
        </w:rPr>
        <w:t xml:space="preserve">nsuring </w:t>
      </w:r>
      <w:r>
        <w:rPr>
          <w:rFonts w:eastAsia="Times New Roman" w:cs="Times New Roman"/>
          <w:kern w:val="0"/>
          <w14:ligatures w14:val="none"/>
        </w:rPr>
        <w:t xml:space="preserve">the resulting </w:t>
      </w:r>
      <w:r w:rsidR="002E018B" w:rsidRPr="000D3787">
        <w:rPr>
          <w:rFonts w:eastAsia="Times New Roman" w:cs="Times New Roman"/>
          <w:kern w:val="0"/>
          <w14:ligatures w14:val="none"/>
        </w:rPr>
        <w:t xml:space="preserve">graph </w:t>
      </w:r>
      <w:r w:rsidR="005F3650" w:rsidRPr="005F3650">
        <w:rPr>
          <w:rFonts w:eastAsia="Times New Roman" w:cs="Times New Roman"/>
          <w:kern w:val="0"/>
          <w14:ligatures w14:val="none"/>
        </w:rPr>
        <w:t>weakly connected to allow meaningful embedding</w:t>
      </w:r>
      <w:r w:rsidR="002F4D57">
        <w:rPr>
          <w:rFonts w:eastAsia="Times New Roman" w:cs="Times New Roman"/>
          <w:kern w:val="0"/>
          <w14:ligatures w14:val="none"/>
        </w:rPr>
        <w:t xml:space="preserve"> </w:t>
      </w:r>
      <w:r w:rsidR="002F4D57" w:rsidRPr="002F4D57">
        <w:rPr>
          <w:rFonts w:eastAsia="Times New Roman" w:cs="Times New Roman"/>
          <w:kern w:val="0"/>
          <w14:ligatures w14:val="none"/>
        </w:rPr>
        <w:t>learning and link propagation</w:t>
      </w:r>
      <w:r w:rsidR="002E018B" w:rsidRPr="000D3787">
        <w:rPr>
          <w:rFonts w:eastAsia="Times New Roman" w:cs="Times New Roman"/>
          <w:kern w:val="0"/>
          <w14:ligatures w14:val="none"/>
        </w:rPr>
        <w:t>.</w:t>
      </w:r>
    </w:p>
    <w:p w14:paraId="43AE27E5" w14:textId="0CFD501E" w:rsidR="002E018B" w:rsidRPr="00801546" w:rsidRDefault="002F4D57" w:rsidP="00C81C30">
      <w:pPr>
        <w:spacing w:before="100" w:beforeAutospacing="1" w:after="100" w:afterAutospacing="1" w:line="240" w:lineRule="auto"/>
        <w:ind w:left="720"/>
        <w:outlineLvl w:val="3"/>
        <w:rPr>
          <w:rFonts w:eastAsia="Times New Roman" w:cs="Times New Roman"/>
          <w:b/>
          <w:bCs/>
          <w:kern w:val="0"/>
          <w14:ligatures w14:val="none"/>
        </w:rPr>
      </w:pPr>
      <w:r>
        <w:rPr>
          <w:rFonts w:eastAsia="Times New Roman" w:cs="Times New Roman"/>
          <w:b/>
          <w:bCs/>
          <w:kern w:val="0"/>
          <w14:ligatures w14:val="none"/>
        </w:rPr>
        <w:t>Step 1-</w:t>
      </w:r>
      <w:r w:rsidR="002E018B" w:rsidRPr="00801546">
        <w:rPr>
          <w:rFonts w:eastAsia="Times New Roman" w:cs="Times New Roman"/>
          <w:b/>
          <w:bCs/>
          <w:kern w:val="0"/>
          <w14:ligatures w14:val="none"/>
        </w:rPr>
        <w:t>Random Edge Removal</w:t>
      </w:r>
    </w:p>
    <w:p w14:paraId="137B4AE4" w14:textId="30D51B31" w:rsidR="008227F7" w:rsidRDefault="002E018B" w:rsidP="008227F7">
      <w:pPr>
        <w:spacing w:before="100" w:beforeAutospacing="1" w:after="100" w:afterAutospacing="1" w:line="240" w:lineRule="auto"/>
        <w:ind w:left="720"/>
        <w:rPr>
          <w:rFonts w:eastAsia="Times New Roman" w:cs="Times New Roman"/>
          <w:kern w:val="0"/>
          <w14:ligatures w14:val="none"/>
        </w:rPr>
      </w:pPr>
      <w:r w:rsidRPr="00801546">
        <w:rPr>
          <w:rFonts w:eastAsia="Times New Roman" w:cs="Times New Roman"/>
          <w:kern w:val="0"/>
          <w14:ligatures w14:val="none"/>
        </w:rPr>
        <w:t xml:space="preserve">For each iteration </w:t>
      </w:r>
      <m:oMath>
        <m:r>
          <w:rPr>
            <w:rFonts w:ascii="Cambria Math" w:eastAsia="Times New Roman" w:hAnsi="Cambria Math" w:cs="Times New Roman"/>
            <w:kern w:val="0"/>
            <w14:ligatures w14:val="none"/>
          </w:rPr>
          <m:t>i</m:t>
        </m:r>
      </m:oMath>
      <w:r w:rsidRPr="00801546">
        <w:rPr>
          <w:rFonts w:eastAsia="Times New Roman" w:cs="Times New Roman"/>
          <w:kern w:val="0"/>
          <w14:ligatures w14:val="none"/>
        </w:rPr>
        <w:t xml:space="preserve"> = 1 to </w:t>
      </w:r>
      <m:oMath>
        <m:r>
          <w:rPr>
            <w:rFonts w:ascii="Cambria Math" w:eastAsia="Times New Roman" w:hAnsi="Cambria Math" w:cs="Times New Roman"/>
            <w:kern w:val="0"/>
            <w14:ligatures w14:val="none"/>
          </w:rPr>
          <m:t>k</m:t>
        </m:r>
      </m:oMath>
      <w:r w:rsidR="008227F7">
        <w:rPr>
          <w:rFonts w:eastAsia="Times New Roman" w:cs="Times New Roman"/>
          <w:kern w:val="0"/>
          <w14:ligatures w14:val="none"/>
        </w:rPr>
        <w:t>:</w:t>
      </w:r>
      <w:r w:rsidR="008227F7" w:rsidRPr="00801546">
        <w:rPr>
          <w:rFonts w:eastAsia="Times New Roman" w:cs="Times New Roman"/>
          <w:kern w:val="0"/>
          <w14:ligatures w14:val="none"/>
        </w:rPr>
        <w:t xml:space="preserve"> </w:t>
      </w:r>
    </w:p>
    <w:p w14:paraId="263C9964" w14:textId="6B0417B1" w:rsidR="00E541BA" w:rsidRPr="00B27908" w:rsidRDefault="001C3B02" w:rsidP="00B27908">
      <w:pPr>
        <w:pStyle w:val="a9"/>
        <w:numPr>
          <w:ilvl w:val="0"/>
          <w:numId w:val="65"/>
        </w:numPr>
        <w:spacing w:before="100" w:beforeAutospacing="1" w:after="100" w:afterAutospacing="1" w:line="240" w:lineRule="auto"/>
        <w:rPr>
          <w:rFonts w:eastAsia="Times New Roman" w:cs="Times New Roman"/>
          <w:kern w:val="0"/>
          <w14:ligatures w14:val="none"/>
        </w:rPr>
      </w:pPr>
      <w:r w:rsidRPr="00B27908">
        <w:rPr>
          <w:rFonts w:eastAsia="Times New Roman" w:cs="Times New Roman"/>
          <w:kern w:val="0"/>
          <w14:ligatures w14:val="none"/>
        </w:rPr>
        <w:t xml:space="preserve">Randomly </w:t>
      </w:r>
      <w:r w:rsidR="002E018B" w:rsidRPr="00B27908">
        <w:rPr>
          <w:rFonts w:eastAsia="Times New Roman" w:cs="Times New Roman"/>
          <w:kern w:val="0"/>
          <w14:ligatures w14:val="none"/>
        </w:rPr>
        <w:t xml:space="preserve">remove </w:t>
      </w:r>
      <m:oMath>
        <m:r>
          <w:rPr>
            <w:rFonts w:ascii="Cambria Math" w:eastAsia="Times New Roman" w:hAnsi="Cambria Math" w:cs="Times New Roman"/>
            <w:kern w:val="0"/>
            <w14:ligatures w14:val="none"/>
          </w:rPr>
          <m:t>P</m:t>
        </m:r>
      </m:oMath>
      <w:r w:rsidR="002E018B" w:rsidRPr="00B27908">
        <w:rPr>
          <w:rFonts w:eastAsia="Times New Roman" w:cs="Times New Roman"/>
          <w:kern w:val="0"/>
          <w14:ligatures w14:val="none"/>
        </w:rPr>
        <w:t xml:space="preserve">% of the </w:t>
      </w:r>
      <w:r>
        <w:t xml:space="preserve">citation </w:t>
      </w:r>
      <w:r w:rsidR="002E018B" w:rsidRPr="00B27908">
        <w:rPr>
          <w:rFonts w:eastAsia="Times New Roman" w:cs="Times New Roman"/>
          <w:kern w:val="0"/>
          <w14:ligatures w14:val="none"/>
        </w:rPr>
        <w:t xml:space="preserve">edges </w:t>
      </w:r>
      <w:r w:rsidR="00E541BA" w:rsidRPr="00B27908">
        <w:rPr>
          <w:rFonts w:eastAsia="Times New Roman" w:cs="Times New Roman"/>
          <w:kern w:val="0"/>
          <w14:ligatures w14:val="none"/>
        </w:rPr>
        <w:t>from the graph to simulate missing</w:t>
      </w:r>
      <w:r w:rsidR="00E541BA">
        <w:rPr>
          <w:rFonts w:eastAsia="Times New Roman" w:cs="Times New Roman"/>
          <w:kern w:val="0"/>
          <w14:ligatures w14:val="none"/>
        </w:rPr>
        <w:t xml:space="preserve"> links.</w:t>
      </w:r>
    </w:p>
    <w:p w14:paraId="0B3D4CAB" w14:textId="2A2397E4" w:rsidR="002E018B" w:rsidRPr="009A48F2" w:rsidRDefault="00E541BA" w:rsidP="009A48F2">
      <w:pPr>
        <w:pStyle w:val="a9"/>
        <w:numPr>
          <w:ilvl w:val="0"/>
          <w:numId w:val="65"/>
        </w:numPr>
        <w:spacing w:before="100" w:beforeAutospacing="1" w:after="100" w:afterAutospacing="1" w:line="240" w:lineRule="auto"/>
        <w:rPr>
          <w:rFonts w:eastAsia="Times New Roman" w:cs="Times New Roman"/>
          <w:kern w:val="0"/>
          <w14:ligatures w14:val="none"/>
        </w:rPr>
      </w:pPr>
      <w:r w:rsidRPr="009A48F2">
        <w:rPr>
          <w:rFonts w:eastAsia="Times New Roman" w:cs="Times New Roman"/>
          <w:kern w:val="0"/>
          <w14:ligatures w14:val="none"/>
        </w:rPr>
        <w:t>S</w:t>
      </w:r>
      <w:r w:rsidR="002E018B" w:rsidRPr="009A48F2">
        <w:rPr>
          <w:rFonts w:eastAsia="Times New Roman" w:cs="Times New Roman"/>
          <w:kern w:val="0"/>
          <w14:ligatures w14:val="none"/>
        </w:rPr>
        <w:t xml:space="preserve">tore </w:t>
      </w:r>
      <w:r w:rsidR="00433D45" w:rsidRPr="009A48F2">
        <w:rPr>
          <w:rFonts w:eastAsia="Times New Roman" w:cs="Times New Roman"/>
          <w:kern w:val="0"/>
          <w14:ligatures w14:val="none"/>
        </w:rPr>
        <w:t xml:space="preserve">the removed edges as the </w:t>
      </w:r>
      <w:r w:rsidR="00433D45" w:rsidRPr="009A48F2">
        <w:rPr>
          <w:rFonts w:eastAsia="Times New Roman" w:cs="Times New Roman"/>
          <w:b/>
          <w:bCs/>
          <w:kern w:val="0"/>
          <w14:ligatures w14:val="none"/>
        </w:rPr>
        <w:t>evaluation set</w:t>
      </w:r>
      <w:r w:rsidR="00433D45" w:rsidRPr="009A48F2">
        <w:rPr>
          <w:rFonts w:eastAsia="Times New Roman" w:cs="Times New Roman"/>
          <w:kern w:val="0"/>
          <w14:ligatures w14:val="none"/>
        </w:rPr>
        <w:t xml:space="preserve"> for later comparison with predicted results</w:t>
      </w:r>
      <w:r w:rsidR="002E018B" w:rsidRPr="009A48F2">
        <w:rPr>
          <w:rFonts w:eastAsia="Times New Roman" w:cs="Times New Roman"/>
          <w:kern w:val="0"/>
          <w14:ligatures w14:val="none"/>
        </w:rPr>
        <w:t>.</w:t>
      </w:r>
    </w:p>
    <w:p w14:paraId="71174CD2" w14:textId="24113448" w:rsidR="002E018B" w:rsidRPr="00801546" w:rsidRDefault="00433D45" w:rsidP="00C81C30">
      <w:pPr>
        <w:spacing w:before="100" w:beforeAutospacing="1" w:after="100" w:afterAutospacing="1" w:line="240" w:lineRule="auto"/>
        <w:ind w:left="720"/>
        <w:outlineLvl w:val="3"/>
        <w:rPr>
          <w:rFonts w:eastAsia="Times New Roman" w:cs="Times New Roman"/>
          <w:b/>
          <w:bCs/>
          <w:kern w:val="0"/>
          <w14:ligatures w14:val="none"/>
        </w:rPr>
      </w:pPr>
      <w:r>
        <w:rPr>
          <w:rFonts w:eastAsia="Times New Roman" w:cs="Times New Roman"/>
          <w:b/>
          <w:bCs/>
          <w:kern w:val="0"/>
          <w14:ligatures w14:val="none"/>
        </w:rPr>
        <w:t>Step 2-</w:t>
      </w:r>
      <w:r w:rsidR="002E018B" w:rsidRPr="00801546">
        <w:rPr>
          <w:rFonts w:eastAsia="Times New Roman" w:cs="Times New Roman"/>
          <w:b/>
          <w:bCs/>
          <w:kern w:val="0"/>
          <w14:ligatures w14:val="none"/>
        </w:rPr>
        <w:t>Link Prediction with DGGAN</w:t>
      </w:r>
    </w:p>
    <w:p w14:paraId="25EB006A" w14:textId="1E9FC4C5" w:rsidR="002E018B" w:rsidRPr="00B27908" w:rsidRDefault="002E018B" w:rsidP="000E135B">
      <w:pPr>
        <w:pStyle w:val="a9"/>
        <w:numPr>
          <w:ilvl w:val="0"/>
          <w:numId w:val="30"/>
        </w:numPr>
        <w:spacing w:before="100" w:beforeAutospacing="1" w:after="100" w:afterAutospacing="1" w:line="240" w:lineRule="auto"/>
        <w:ind w:left="1080"/>
        <w:rPr>
          <w:rFonts w:eastAsia="Times New Roman" w:cs="Times New Roman"/>
          <w:kern w:val="0"/>
          <w14:ligatures w14:val="none"/>
        </w:rPr>
      </w:pPr>
      <w:r w:rsidRPr="00B27908">
        <w:rPr>
          <w:rFonts w:eastAsia="Times New Roman" w:cs="Times New Roman"/>
          <w:b/>
          <w:bCs/>
          <w:kern w:val="0"/>
          <w14:ligatures w14:val="none"/>
        </w:rPr>
        <w:t xml:space="preserve">Graph Embedding: </w:t>
      </w:r>
      <w:r w:rsidRPr="00B27908">
        <w:rPr>
          <w:rFonts w:eastAsia="Times New Roman" w:cs="Times New Roman"/>
          <w:kern w:val="0"/>
          <w14:ligatures w14:val="none"/>
        </w:rPr>
        <w:t xml:space="preserve">Learn </w:t>
      </w:r>
      <w:r w:rsidR="00D52267" w:rsidRPr="00B27908">
        <w:rPr>
          <w:rFonts w:eastAsia="Times New Roman" w:cs="Times New Roman"/>
          <w:kern w:val="0"/>
          <w14:ligatures w14:val="none"/>
        </w:rPr>
        <w:t xml:space="preserve">low-dimensional </w:t>
      </w:r>
      <w:r w:rsidRPr="00B27908">
        <w:rPr>
          <w:rFonts w:eastAsia="Times New Roman" w:cs="Times New Roman"/>
          <w:kern w:val="0"/>
          <w14:ligatures w14:val="none"/>
        </w:rPr>
        <w:t xml:space="preserve">vector representations </w:t>
      </w:r>
      <w:r w:rsidR="00651E6F" w:rsidRPr="00B27908">
        <w:rPr>
          <w:rFonts w:eastAsia="Times New Roman" w:cs="Times New Roman"/>
          <w:kern w:val="0"/>
          <w14:ligatures w14:val="none"/>
        </w:rPr>
        <w:t xml:space="preserve">for each node </w:t>
      </w:r>
      <w:r w:rsidRPr="00B27908">
        <w:rPr>
          <w:rFonts w:eastAsia="Times New Roman" w:cs="Times New Roman"/>
          <w:kern w:val="0"/>
          <w14:ligatures w14:val="none"/>
        </w:rPr>
        <w:t>while preserving edge directionality</w:t>
      </w:r>
      <w:r w:rsidR="00651E6F" w:rsidRPr="00B27908">
        <w:rPr>
          <w:rFonts w:eastAsia="Times New Roman" w:cs="Times New Roman"/>
          <w:kern w:val="0"/>
          <w14:ligatures w14:val="none"/>
        </w:rPr>
        <w:t>, learning separate embeddings for source and target roles</w:t>
      </w:r>
      <w:r w:rsidRPr="00B27908">
        <w:rPr>
          <w:rFonts w:eastAsia="Times New Roman" w:cs="Times New Roman"/>
          <w:kern w:val="0"/>
          <w14:ligatures w14:val="none"/>
        </w:rPr>
        <w:t>.</w:t>
      </w:r>
    </w:p>
    <w:p w14:paraId="437B9A2E" w14:textId="4DCF6B51" w:rsidR="002E018B" w:rsidRPr="00BA4122" w:rsidRDefault="00651E6F" w:rsidP="00C81C30">
      <w:pPr>
        <w:pStyle w:val="a9"/>
        <w:numPr>
          <w:ilvl w:val="0"/>
          <w:numId w:val="30"/>
        </w:numPr>
        <w:spacing w:after="0" w:line="240" w:lineRule="auto"/>
        <w:ind w:left="1080"/>
        <w:rPr>
          <w:rFonts w:eastAsia="Times New Roman" w:cs="Times New Roman"/>
          <w:kern w:val="0"/>
          <w14:ligatures w14:val="none"/>
        </w:rPr>
      </w:pPr>
      <w:r w:rsidRPr="00B27908">
        <w:rPr>
          <w:rFonts w:eastAsia="Times New Roman" w:cs="Times New Roman"/>
          <w:b/>
          <w:bCs/>
          <w:kern w:val="0"/>
          <w14:ligatures w14:val="none"/>
        </w:rPr>
        <w:t xml:space="preserve">Model </w:t>
      </w:r>
      <w:r w:rsidR="002E018B" w:rsidRPr="00B27908">
        <w:rPr>
          <w:rFonts w:eastAsia="Times New Roman" w:cs="Times New Roman"/>
          <w:b/>
          <w:bCs/>
          <w:kern w:val="0"/>
          <w14:ligatures w14:val="none"/>
        </w:rPr>
        <w:t>Train</w:t>
      </w:r>
      <w:r w:rsidRPr="00B27908">
        <w:rPr>
          <w:rFonts w:eastAsia="Times New Roman" w:cs="Times New Roman"/>
          <w:b/>
          <w:bCs/>
          <w:kern w:val="0"/>
          <w14:ligatures w14:val="none"/>
        </w:rPr>
        <w:t>ing</w:t>
      </w:r>
      <w:r w:rsidR="002E018B" w:rsidRPr="00BA4122">
        <w:rPr>
          <w:rFonts w:eastAsia="Times New Roman" w:cs="Times New Roman"/>
          <w:kern w:val="0"/>
          <w14:ligatures w14:val="none"/>
        </w:rPr>
        <w:t xml:space="preserve">: </w:t>
      </w:r>
    </w:p>
    <w:p w14:paraId="0203859D" w14:textId="63CC84E2" w:rsidR="002E018B" w:rsidRPr="00EE68BF" w:rsidRDefault="00651E6F" w:rsidP="00EE68BF">
      <w:pPr>
        <w:numPr>
          <w:ilvl w:val="1"/>
          <w:numId w:val="18"/>
        </w:numPr>
        <w:tabs>
          <w:tab w:val="num" w:pos="1440"/>
        </w:tabs>
        <w:spacing w:after="0" w:line="240" w:lineRule="auto"/>
        <w:ind w:left="1440"/>
        <w:rPr>
          <w:rFonts w:eastAsia="Times New Roman" w:cs="Times New Roman"/>
          <w:kern w:val="0"/>
          <w14:ligatures w14:val="none"/>
        </w:rPr>
      </w:pPr>
      <w:r w:rsidRPr="00FD6757">
        <w:rPr>
          <w:rFonts w:eastAsia="Times New Roman" w:cs="Times New Roman"/>
          <w:kern w:val="0"/>
          <w14:ligatures w14:val="none"/>
        </w:rPr>
        <w:t xml:space="preserve">Train </w:t>
      </w:r>
      <w:r w:rsidR="0091043A" w:rsidRPr="00FD6757">
        <w:rPr>
          <w:rFonts w:eastAsia="Times New Roman" w:cs="Times New Roman"/>
          <w:kern w:val="0"/>
          <w14:ligatures w14:val="none"/>
        </w:rPr>
        <w:t xml:space="preserve">two </w:t>
      </w:r>
      <w:r w:rsidR="002E018B" w:rsidRPr="00FD6757">
        <w:rPr>
          <w:rFonts w:eastAsia="Times New Roman" w:cs="Times New Roman"/>
          <w:kern w:val="0"/>
          <w14:ligatures w14:val="none"/>
        </w:rPr>
        <w:t>generators (</w:t>
      </w:r>
      <m:oMath>
        <m:r>
          <w:rPr>
            <w:rFonts w:ascii="Cambria Math" w:eastAsia="Times New Roman" w:hAnsi="Cambria Math" w:cs="Times New Roman"/>
            <w:kern w:val="0"/>
            <w14:ligatures w14:val="none"/>
          </w:rPr>
          <m:t>Gs</m:t>
        </m:r>
      </m:oMath>
      <w:r w:rsidR="002E018B" w:rsidRPr="00FD6757">
        <w:rPr>
          <w:rFonts w:eastAsia="Times New Roman" w:cs="Times New Roman"/>
          <w:kern w:val="0"/>
          <w14:ligatures w14:val="none"/>
        </w:rPr>
        <w:t xml:space="preserve"> and </w:t>
      </w:r>
      <m:oMath>
        <m:r>
          <w:rPr>
            <w:rFonts w:ascii="Cambria Math" w:eastAsia="Times New Roman" w:hAnsi="Cambria Math" w:cs="Times New Roman"/>
            <w:kern w:val="0"/>
            <w14:ligatures w14:val="none"/>
          </w:rPr>
          <m:t>Gt</m:t>
        </m:r>
      </m:oMath>
      <w:r w:rsidR="002E018B" w:rsidRPr="00FD6757">
        <w:rPr>
          <w:rFonts w:eastAsia="Times New Roman" w:cs="Times New Roman"/>
          <w:kern w:val="0"/>
          <w14:ligatures w14:val="none"/>
        </w:rPr>
        <w:t xml:space="preserve">) </w:t>
      </w:r>
      <w:r w:rsidR="0091043A" w:rsidRPr="00FD6757">
        <w:rPr>
          <w:rFonts w:eastAsia="Times New Roman" w:cs="Times New Roman"/>
          <w:kern w:val="0"/>
          <w14:ligatures w14:val="none"/>
        </w:rPr>
        <w:t>to generate</w:t>
      </w:r>
      <w:r w:rsidR="002E018B" w:rsidRPr="00FD6757">
        <w:rPr>
          <w:rFonts w:eastAsia="Times New Roman" w:cs="Times New Roman"/>
          <w:kern w:val="0"/>
          <w14:ligatures w14:val="none"/>
        </w:rPr>
        <w:t xml:space="preserve"> potential citation </w:t>
      </w:r>
      <w:r w:rsidR="0091043A" w:rsidRPr="00FD6757">
        <w:rPr>
          <w:rFonts w:eastAsia="Times New Roman" w:cs="Times New Roman"/>
          <w:kern w:val="0"/>
          <w14:ligatures w14:val="none"/>
        </w:rPr>
        <w:t xml:space="preserve">edges </w:t>
      </w:r>
      <w:r w:rsidR="00FD6757" w:rsidRPr="00FD6757">
        <w:rPr>
          <w:rFonts w:eastAsia="Times New Roman"/>
          <w:kern w:val="0"/>
          <w14:ligatures w14:val="none"/>
        </w:rPr>
        <w:t>from different perspectives (outgoing and incoming</w:t>
      </w:r>
      <w:r w:rsidR="00EB55CD" w:rsidRPr="00FD6757">
        <w:rPr>
          <w:rFonts w:eastAsia="Times New Roman"/>
          <w:kern w:val="0"/>
          <w14:ligatures w14:val="none"/>
        </w:rPr>
        <w:t>)</w:t>
      </w:r>
      <w:r w:rsidR="00EB55CD" w:rsidRPr="00FD6757">
        <w:rPr>
          <w:rFonts w:eastAsia="Times New Roman" w:cs="Times New Roman"/>
          <w:kern w:val="0"/>
          <w14:ligatures w14:val="none"/>
        </w:rPr>
        <w:t>.</w:t>
      </w:r>
      <w:r w:rsidR="00EB55CD" w:rsidRPr="00EE68BF">
        <w:rPr>
          <w:rFonts w:eastAsia="Times New Roman" w:cs="Times New Roman"/>
          <w:kern w:val="0"/>
          <w14:ligatures w14:val="none"/>
        </w:rPr>
        <w:t xml:space="preserve"> Train</w:t>
      </w:r>
      <w:r w:rsidR="0065694C" w:rsidRPr="00EE68BF">
        <w:rPr>
          <w:rFonts w:eastAsia="Times New Roman" w:cs="Times New Roman"/>
          <w:kern w:val="0"/>
          <w14:ligatures w14:val="none"/>
        </w:rPr>
        <w:t xml:space="preserve"> a</w:t>
      </w:r>
      <w:r w:rsidR="002E018B" w:rsidRPr="00EE68BF">
        <w:rPr>
          <w:rFonts w:eastAsia="Times New Roman" w:cs="Times New Roman"/>
          <w:kern w:val="0"/>
          <w14:ligatures w14:val="none"/>
        </w:rPr>
        <w:t xml:space="preserve"> discriminator </w:t>
      </w:r>
      <w:r w:rsidR="00383A9A" w:rsidRPr="00EE68BF">
        <w:rPr>
          <w:rFonts w:eastAsia="Times New Roman" w:cs="Times New Roman"/>
          <w:kern w:val="0"/>
          <w14:ligatures w14:val="none"/>
        </w:rPr>
        <w:t>(</w:t>
      </w:r>
      <m:oMath>
        <m:r>
          <w:rPr>
            <w:rFonts w:ascii="Cambria Math" w:eastAsia="Times New Roman" w:hAnsi="Cambria Math" w:cs="Times New Roman"/>
            <w:kern w:val="0"/>
            <w14:ligatures w14:val="none"/>
          </w:rPr>
          <m:t>D</m:t>
        </m:r>
      </m:oMath>
      <w:r w:rsidR="00383A9A" w:rsidRPr="00EE68BF">
        <w:rPr>
          <w:rFonts w:eastAsia="Times New Roman" w:cs="Times New Roman"/>
          <w:kern w:val="0"/>
          <w14:ligatures w14:val="none"/>
        </w:rPr>
        <w:t xml:space="preserve">) </w:t>
      </w:r>
      <w:r w:rsidR="005D6079" w:rsidRPr="00EE68BF">
        <w:rPr>
          <w:rFonts w:eastAsia="Times New Roman" w:cs="Times New Roman"/>
          <w:kern w:val="0"/>
          <w14:ligatures w14:val="none"/>
        </w:rPr>
        <w:t xml:space="preserve">to classify </w:t>
      </w:r>
      <w:r w:rsidR="00AB36FE">
        <w:t xml:space="preserve">citation pairs as either </w:t>
      </w:r>
      <w:r w:rsidR="002E018B" w:rsidRPr="00EE68BF">
        <w:rPr>
          <w:rFonts w:eastAsia="Times New Roman" w:cs="Times New Roman"/>
          <w:kern w:val="0"/>
          <w14:ligatures w14:val="none"/>
        </w:rPr>
        <w:t xml:space="preserve">real </w:t>
      </w:r>
      <w:r w:rsidR="005504E0" w:rsidRPr="00EE68BF">
        <w:rPr>
          <w:rFonts w:eastAsia="Times New Roman" w:cs="Times New Roman"/>
          <w:kern w:val="0"/>
          <w14:ligatures w14:val="none"/>
        </w:rPr>
        <w:t xml:space="preserve">(from the original graph) or </w:t>
      </w:r>
      <w:r w:rsidR="002E018B" w:rsidRPr="00EE68BF">
        <w:rPr>
          <w:rFonts w:eastAsia="Times New Roman" w:cs="Times New Roman"/>
          <w:kern w:val="0"/>
          <w14:ligatures w14:val="none"/>
        </w:rPr>
        <w:t>generated</w:t>
      </w:r>
      <w:r w:rsidR="00214CBC" w:rsidRPr="00EE68BF">
        <w:rPr>
          <w:rFonts w:eastAsia="Times New Roman" w:cs="Times New Roman"/>
          <w:kern w:val="0"/>
          <w14:ligatures w14:val="none"/>
        </w:rPr>
        <w:t>.</w:t>
      </w:r>
    </w:p>
    <w:p w14:paraId="05B72E08" w14:textId="0F86C1AE" w:rsidR="000E135B" w:rsidRPr="00B27908" w:rsidRDefault="002E018B" w:rsidP="009A48F2">
      <w:pPr>
        <w:pStyle w:val="a9"/>
        <w:numPr>
          <w:ilvl w:val="0"/>
          <w:numId w:val="65"/>
        </w:numPr>
        <w:spacing w:after="0" w:line="240" w:lineRule="auto"/>
        <w:ind w:left="1170"/>
        <w:rPr>
          <w:rFonts w:eastAsia="Times New Roman" w:cs="Times New Roman"/>
          <w:kern w:val="0"/>
          <w14:ligatures w14:val="none"/>
        </w:rPr>
      </w:pPr>
      <w:r w:rsidRPr="00B27908">
        <w:rPr>
          <w:rFonts w:eastAsia="Times New Roman" w:cs="Times New Roman"/>
          <w:b/>
          <w:bCs/>
          <w:kern w:val="0"/>
          <w14:ligatures w14:val="none"/>
        </w:rPr>
        <w:t xml:space="preserve">Adversarial </w:t>
      </w:r>
      <w:r w:rsidR="000623A6" w:rsidRPr="00B27908">
        <w:rPr>
          <w:rFonts w:eastAsia="Times New Roman" w:cs="Times New Roman"/>
          <w:b/>
          <w:bCs/>
          <w:kern w:val="0"/>
          <w14:ligatures w14:val="none"/>
        </w:rPr>
        <w:t>Optimization:</w:t>
      </w:r>
      <w:r w:rsidRPr="00B27908">
        <w:rPr>
          <w:rFonts w:eastAsia="Times New Roman" w:cs="Times New Roman"/>
          <w:kern w:val="0"/>
          <w14:ligatures w14:val="none"/>
        </w:rPr>
        <w:t xml:space="preserve"> </w:t>
      </w:r>
    </w:p>
    <w:p w14:paraId="1A52F0CC" w14:textId="77777777" w:rsidR="007A227D" w:rsidRDefault="00E0525E" w:rsidP="00A24CAD">
      <w:pPr>
        <w:numPr>
          <w:ilvl w:val="1"/>
          <w:numId w:val="18"/>
        </w:numPr>
        <w:tabs>
          <w:tab w:val="num" w:pos="1440"/>
        </w:tabs>
        <w:spacing w:after="0" w:line="240" w:lineRule="auto"/>
        <w:ind w:left="1440"/>
        <w:rPr>
          <w:rFonts w:eastAsia="Times New Roman" w:cs="Times New Roman"/>
          <w:kern w:val="0"/>
          <w14:ligatures w14:val="none"/>
        </w:rPr>
      </w:pPr>
      <w:r w:rsidRPr="00E0525E">
        <w:rPr>
          <w:rFonts w:eastAsia="Times New Roman" w:cs="Times New Roman"/>
          <w:kern w:val="0"/>
          <w14:ligatures w14:val="none"/>
        </w:rPr>
        <w:t>Employ adversarial training to iteratively improve both generators and the</w:t>
      </w:r>
      <w:r>
        <w:rPr>
          <w:rFonts w:eastAsia="Times New Roman" w:cs="Times New Roman"/>
          <w:kern w:val="0"/>
          <w14:ligatures w14:val="none"/>
        </w:rPr>
        <w:t xml:space="preserve"> </w:t>
      </w:r>
      <w:r w:rsidRPr="00E0525E">
        <w:rPr>
          <w:rFonts w:eastAsia="Times New Roman" w:cs="Times New Roman"/>
          <w:kern w:val="0"/>
          <w14:ligatures w14:val="none"/>
        </w:rPr>
        <w:t>discriminator</w:t>
      </w:r>
      <w:r w:rsidR="00A24CAD">
        <w:rPr>
          <w:rFonts w:eastAsia="Times New Roman" w:cs="Times New Roman"/>
          <w:kern w:val="0"/>
          <w14:ligatures w14:val="none"/>
        </w:rPr>
        <w:t>.</w:t>
      </w:r>
      <w:r w:rsidR="002165E9">
        <w:rPr>
          <w:rFonts w:eastAsia="Times New Roman" w:cs="Times New Roman"/>
          <w:kern w:val="0"/>
          <w14:ligatures w14:val="none"/>
        </w:rPr>
        <w:t xml:space="preserve"> </w:t>
      </w:r>
    </w:p>
    <w:p w14:paraId="34F03076" w14:textId="40A879BC" w:rsidR="00A24CAD" w:rsidRDefault="00A24CAD" w:rsidP="00A24CAD">
      <w:pPr>
        <w:numPr>
          <w:ilvl w:val="1"/>
          <w:numId w:val="18"/>
        </w:numPr>
        <w:tabs>
          <w:tab w:val="num" w:pos="1440"/>
        </w:tabs>
        <w:spacing w:after="0" w:line="240" w:lineRule="auto"/>
        <w:ind w:left="1440"/>
        <w:rPr>
          <w:rFonts w:eastAsia="Times New Roman" w:cs="Times New Roman"/>
          <w:kern w:val="0"/>
          <w14:ligatures w14:val="none"/>
        </w:rPr>
      </w:pPr>
      <w:r w:rsidRPr="00A24CAD">
        <w:rPr>
          <w:rFonts w:eastAsia="Times New Roman" w:cs="Times New Roman"/>
          <w:kern w:val="0"/>
          <w14:ligatures w14:val="none"/>
        </w:rPr>
        <w:lastRenderedPageBreak/>
        <w:t>This process refines the model’s ability to distinguish realistic citation patterns</w:t>
      </w:r>
      <w:r>
        <w:rPr>
          <w:rFonts w:eastAsia="Times New Roman" w:cs="Times New Roman"/>
          <w:kern w:val="0"/>
          <w14:ligatures w14:val="none"/>
        </w:rPr>
        <w:t xml:space="preserve"> </w:t>
      </w:r>
      <w:r w:rsidRPr="00A24CAD">
        <w:rPr>
          <w:rFonts w:eastAsia="Times New Roman" w:cs="Times New Roman"/>
          <w:kern w:val="0"/>
          <w14:ligatures w14:val="none"/>
        </w:rPr>
        <w:t>and enhances its link prediction accuracy</w:t>
      </w:r>
      <w:r>
        <w:rPr>
          <w:rFonts w:eastAsia="Times New Roman" w:cs="Times New Roman"/>
          <w:kern w:val="0"/>
          <w14:ligatures w14:val="none"/>
        </w:rPr>
        <w:t>.</w:t>
      </w:r>
    </w:p>
    <w:p w14:paraId="65F6FDEF" w14:textId="60E92F2E" w:rsidR="00C933BE" w:rsidRDefault="00FB095E" w:rsidP="002556CB">
      <w:pPr>
        <w:spacing w:before="100" w:beforeAutospacing="1" w:after="100" w:afterAutospacing="1" w:line="240" w:lineRule="auto"/>
        <w:ind w:left="720"/>
        <w:outlineLvl w:val="3"/>
        <w:rPr>
          <w:rFonts w:eastAsia="Times New Roman" w:cs="Times New Roman"/>
          <w:kern w:val="0"/>
          <w:rtl/>
          <w14:ligatures w14:val="none"/>
        </w:rPr>
      </w:pPr>
      <w:r>
        <w:rPr>
          <w:rFonts w:eastAsia="Times New Roman" w:cs="Times New Roman"/>
          <w:b/>
          <w:bCs/>
          <w:kern w:val="0"/>
          <w14:ligatures w14:val="none"/>
        </w:rPr>
        <w:t xml:space="preserve">Step </w:t>
      </w:r>
      <w:commentRangeStart w:id="3"/>
      <w:commentRangeStart w:id="4"/>
      <w:commentRangeStart w:id="5"/>
      <w:r w:rsidR="00320E49" w:rsidRPr="00125C67">
        <w:rPr>
          <w:rFonts w:eastAsia="Times New Roman" w:cs="Times New Roman"/>
          <w:b/>
          <w:bCs/>
          <w:kern w:val="0"/>
          <w14:ligatures w14:val="none"/>
        </w:rPr>
        <w:t>3</w:t>
      </w:r>
      <w:r>
        <w:rPr>
          <w:rFonts w:eastAsia="Times New Roman" w:cs="Times New Roman"/>
          <w:b/>
          <w:bCs/>
          <w:kern w:val="0"/>
          <w14:ligatures w14:val="none"/>
        </w:rPr>
        <w:t>-</w:t>
      </w:r>
      <w:r w:rsidR="00320E49" w:rsidRPr="00125C67">
        <w:rPr>
          <w:rFonts w:eastAsia="Times New Roman" w:cs="Times New Roman"/>
          <w:b/>
          <w:bCs/>
          <w:kern w:val="0"/>
          <w14:ligatures w14:val="none"/>
        </w:rPr>
        <w:t xml:space="preserve"> Dimensionality Reduction (</w:t>
      </w:r>
      <w:r w:rsidR="002C24A0">
        <w:rPr>
          <w:rFonts w:eastAsia="Times New Roman" w:cs="Times New Roman"/>
          <w:b/>
          <w:bCs/>
          <w:kern w:val="0"/>
          <w14:ligatures w14:val="none"/>
        </w:rPr>
        <w:t>t-</w:t>
      </w:r>
      <w:r w:rsidR="00320E49" w:rsidRPr="00125C67">
        <w:rPr>
          <w:rFonts w:eastAsia="Times New Roman" w:cs="Times New Roman"/>
          <w:b/>
          <w:bCs/>
          <w:kern w:val="0"/>
          <w14:ligatures w14:val="none"/>
        </w:rPr>
        <w:t>SNE</w:t>
      </w:r>
      <w:r w:rsidR="002C24A0" w:rsidRPr="002C24A0">
        <w:t xml:space="preserve"> </w:t>
      </w:r>
      <w:r w:rsidR="002C24A0" w:rsidRPr="002C24A0">
        <w:rPr>
          <w:rFonts w:eastAsia="Times New Roman" w:cs="Times New Roman"/>
          <w:b/>
          <w:bCs/>
          <w:kern w:val="0"/>
          <w14:ligatures w14:val="none"/>
        </w:rPr>
        <w:t>Visualization</w:t>
      </w:r>
      <w:r w:rsidR="00320E49" w:rsidRPr="00125C67">
        <w:rPr>
          <w:rFonts w:eastAsia="Times New Roman" w:cs="Times New Roman"/>
          <w:b/>
          <w:bCs/>
          <w:kern w:val="0"/>
          <w14:ligatures w14:val="none"/>
        </w:rPr>
        <w:t>)</w:t>
      </w:r>
      <w:commentRangeEnd w:id="3"/>
      <w:r w:rsidR="00A44536">
        <w:rPr>
          <w:rStyle w:val="af4"/>
          <w:rtl/>
        </w:rPr>
        <w:commentReference w:id="3"/>
      </w:r>
      <w:commentRangeEnd w:id="4"/>
      <w:r w:rsidR="009A331A">
        <w:rPr>
          <w:rStyle w:val="af4"/>
          <w:rtl/>
        </w:rPr>
        <w:commentReference w:id="4"/>
      </w:r>
      <w:commentRangeEnd w:id="5"/>
      <w:r w:rsidR="00034A7D">
        <w:rPr>
          <w:rStyle w:val="af4"/>
          <w:rtl/>
        </w:rPr>
        <w:commentReference w:id="5"/>
      </w:r>
      <w:r w:rsidR="00320E49" w:rsidRPr="003C024F">
        <w:rPr>
          <w:rFonts w:eastAsia="Times New Roman" w:cs="Times New Roman"/>
          <w:b/>
          <w:bCs/>
          <w:kern w:val="0"/>
          <w14:ligatures w14:val="none"/>
        </w:rPr>
        <w:br/>
      </w:r>
      <w:r w:rsidR="00320E49" w:rsidRPr="007F5254">
        <w:rPr>
          <w:noProof/>
        </w:rPr>
        <w:drawing>
          <wp:anchor distT="0" distB="0" distL="114300" distR="114300" simplePos="0" relativeHeight="251657728" behindDoc="1" locked="0" layoutInCell="1" allowOverlap="1" wp14:anchorId="11C7AE2E" wp14:editId="3471D887">
            <wp:simplePos x="0" y="0"/>
            <wp:positionH relativeFrom="column">
              <wp:posOffset>0</wp:posOffset>
            </wp:positionH>
            <wp:positionV relativeFrom="paragraph">
              <wp:posOffset>366395</wp:posOffset>
            </wp:positionV>
            <wp:extent cx="5943600" cy="4657725"/>
            <wp:effectExtent l="0" t="0" r="0" b="9525"/>
            <wp:wrapTight wrapText="bothSides">
              <wp:wrapPolygon edited="0">
                <wp:start x="0" y="0"/>
                <wp:lineTo x="0" y="21556"/>
                <wp:lineTo x="21531" y="21556"/>
                <wp:lineTo x="21531" y="0"/>
                <wp:lineTo x="0" y="0"/>
              </wp:wrapPolygon>
            </wp:wrapTight>
            <wp:docPr id="22036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6457"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4657725"/>
                    </a:xfrm>
                    <a:prstGeom prst="rect">
                      <a:avLst/>
                    </a:prstGeom>
                  </pic:spPr>
                </pic:pic>
              </a:graphicData>
            </a:graphic>
          </wp:anchor>
        </w:drawing>
      </w:r>
      <w:r w:rsidR="00320E49" w:rsidRPr="003C024F">
        <w:rPr>
          <w:rFonts w:eastAsia="Times New Roman" w:cs="Times New Roman"/>
          <w:b/>
          <w:bCs/>
          <w:kern w:val="0"/>
          <w14:ligatures w14:val="none"/>
        </w:rPr>
        <w:br/>
      </w:r>
      <w:r w:rsidR="005B21F4" w:rsidRPr="000E3A65">
        <w:rPr>
          <w:rFonts w:eastAsia="Times New Roman" w:cs="Times New Roman"/>
          <w:kern w:val="0"/>
          <w14:ligatures w14:val="none"/>
        </w:rPr>
        <w:t xml:space="preserve">Figure </w:t>
      </w:r>
      <w:r w:rsidR="005E6D12" w:rsidRPr="000E3A65">
        <w:rPr>
          <w:rFonts w:eastAsia="Times New Roman" w:cs="Times New Roman"/>
          <w:kern w:val="0"/>
          <w14:ligatures w14:val="none"/>
        </w:rPr>
        <w:t>7:</w:t>
      </w:r>
      <w:r w:rsidR="005B21F4" w:rsidRPr="000E3A65">
        <w:rPr>
          <w:rFonts w:eastAsia="Times New Roman" w:cs="Times New Roman"/>
          <w:kern w:val="0"/>
          <w14:ligatures w14:val="none"/>
        </w:rPr>
        <w:t xml:space="preserve"> </w:t>
      </w:r>
      <w:r w:rsidR="003B3D29" w:rsidRPr="000E3A65">
        <w:rPr>
          <w:rFonts w:eastAsia="Times New Roman" w:cs="Times New Roman"/>
          <w:kern w:val="0"/>
          <w14:ligatures w14:val="none"/>
        </w:rPr>
        <w:t xml:space="preserve">Visualization </w:t>
      </w:r>
      <w:r w:rsidR="009A331A" w:rsidRPr="000E3A65">
        <w:rPr>
          <w:rFonts w:eastAsia="Times New Roman" w:cs="Times New Roman"/>
          <w:kern w:val="0"/>
          <w14:ligatures w14:val="none"/>
        </w:rPr>
        <w:t xml:space="preserve">of Node </w:t>
      </w:r>
      <w:commentRangeStart w:id="6"/>
      <w:r w:rsidR="009A331A" w:rsidRPr="000E3A65">
        <w:rPr>
          <w:rFonts w:eastAsia="Times New Roman" w:cs="Times New Roman"/>
          <w:kern w:val="0"/>
          <w14:ligatures w14:val="none"/>
        </w:rPr>
        <w:t>Embeddings</w:t>
      </w:r>
      <w:commentRangeEnd w:id="6"/>
      <w:r w:rsidR="00683BD2" w:rsidRPr="000E3A65">
        <w:rPr>
          <w:rStyle w:val="af4"/>
          <w:rtl/>
        </w:rPr>
        <w:commentReference w:id="6"/>
      </w:r>
    </w:p>
    <w:p w14:paraId="3B40C697" w14:textId="3383E50D" w:rsidR="004B7000" w:rsidRPr="004B7000" w:rsidRDefault="001A5E86" w:rsidP="004B7000">
      <w:pPr>
        <w:spacing w:before="100" w:beforeAutospacing="1" w:after="100" w:afterAutospacing="1" w:line="240" w:lineRule="auto"/>
        <w:ind w:left="720"/>
        <w:outlineLvl w:val="3"/>
        <w:rPr>
          <w:rFonts w:eastAsia="Times New Roman"/>
          <w:kern w:val="0"/>
          <w14:ligatures w14:val="none"/>
        </w:rPr>
      </w:pPr>
      <w:r w:rsidRPr="001A5E86">
        <w:rPr>
          <w:rFonts w:eastAsia="Times New Roman" w:cs="Times New Roman"/>
          <w:kern w:val="0"/>
          <w14:ligatures w14:val="none"/>
        </w:rPr>
        <w:t xml:space="preserve">To qualitatively evaluate the learned embeddings, we apply </w:t>
      </w:r>
      <w:r w:rsidRPr="001A5E86">
        <w:rPr>
          <w:rFonts w:eastAsia="Times New Roman" w:cs="Times New Roman"/>
          <w:b/>
          <w:bCs/>
          <w:kern w:val="0"/>
          <w14:ligatures w14:val="none"/>
        </w:rPr>
        <w:t>t-distributed Stochastic</w:t>
      </w:r>
      <w:r>
        <w:rPr>
          <w:rFonts w:eastAsia="Times New Roman" w:cs="Times New Roman"/>
          <w:b/>
          <w:bCs/>
          <w:kern w:val="0"/>
          <w14:ligatures w14:val="none"/>
        </w:rPr>
        <w:t xml:space="preserve"> </w:t>
      </w:r>
      <w:r w:rsidRPr="001A5E86">
        <w:rPr>
          <w:rFonts w:eastAsia="Times New Roman" w:cs="Times New Roman"/>
          <w:b/>
          <w:bCs/>
          <w:kern w:val="0"/>
          <w14:ligatures w14:val="none"/>
        </w:rPr>
        <w:t xml:space="preserve">Neighbor Embedding (t-SNE) </w:t>
      </w:r>
      <w:r w:rsidRPr="00125C67">
        <w:rPr>
          <w:rFonts w:eastAsia="Times New Roman" w:cs="Times New Roman"/>
          <w:kern w:val="0"/>
          <w14:ligatures w14:val="none"/>
        </w:rPr>
        <w:t>to project the high-dimensional node representations into a</w:t>
      </w:r>
      <w:r w:rsidR="007D318A" w:rsidRPr="00125C67">
        <w:rPr>
          <w:rFonts w:eastAsia="Times New Roman" w:cs="Times New Roman"/>
          <w:kern w:val="0"/>
          <w14:ligatures w14:val="none"/>
        </w:rPr>
        <w:t xml:space="preserve"> two-dimensional space</w:t>
      </w:r>
      <w:r w:rsidR="007D318A" w:rsidRPr="007D318A">
        <w:rPr>
          <w:rFonts w:eastAsia="Times New Roman" w:cs="Times New Roman"/>
          <w:b/>
          <w:bCs/>
          <w:kern w:val="0"/>
          <w14:ligatures w14:val="none"/>
        </w:rPr>
        <w:t>.</w:t>
      </w:r>
      <w:r w:rsidR="00B00066">
        <w:rPr>
          <w:rFonts w:eastAsia="Times New Roman" w:cs="Times New Roman"/>
          <w:b/>
          <w:bCs/>
          <w:kern w:val="0"/>
          <w14:ligatures w14:val="none"/>
        </w:rPr>
        <w:t xml:space="preserve"> </w:t>
      </w:r>
      <w:r w:rsidR="00B00066" w:rsidRPr="00B00066">
        <w:rPr>
          <w:rFonts w:eastAsia="Times New Roman" w:cs="Times New Roman"/>
          <w:kern w:val="0"/>
          <w14:ligatures w14:val="none"/>
        </w:rPr>
        <w:t>The visualization reveals distinct clusters, suggesting</w:t>
      </w:r>
      <w:r w:rsidR="00320E49" w:rsidRPr="00125C67">
        <w:rPr>
          <w:rFonts w:eastAsia="Times New Roman" w:cs="Times New Roman"/>
          <w:kern w:val="0"/>
          <w14:ligatures w14:val="none"/>
        </w:rPr>
        <w:t xml:space="preserve"> the model </w:t>
      </w:r>
      <w:r w:rsidR="004B7000" w:rsidRPr="004B7000">
        <w:rPr>
          <w:rFonts w:eastAsia="Times New Roman" w:cs="Times New Roman"/>
          <w:kern w:val="0"/>
          <w14:ligatures w14:val="none"/>
        </w:rPr>
        <w:t>effectively</w:t>
      </w:r>
      <w:r w:rsidR="004B7000">
        <w:rPr>
          <w:rFonts w:eastAsia="Times New Roman" w:cs="Times New Roman"/>
          <w:kern w:val="0"/>
          <w14:ligatures w14:val="none"/>
        </w:rPr>
        <w:t xml:space="preserve"> </w:t>
      </w:r>
      <w:r w:rsidR="00320E49" w:rsidRPr="00125C67">
        <w:rPr>
          <w:rFonts w:eastAsia="Times New Roman" w:cs="Times New Roman"/>
          <w:kern w:val="0"/>
          <w14:ligatures w14:val="none"/>
        </w:rPr>
        <w:t xml:space="preserve">captures the </w:t>
      </w:r>
      <w:r w:rsidR="004B7000">
        <w:rPr>
          <w:rFonts w:eastAsia="Times New Roman" w:cs="Times New Roman"/>
          <w:kern w:val="0"/>
          <w14:ligatures w14:val="none"/>
        </w:rPr>
        <w:t>u</w:t>
      </w:r>
      <w:r w:rsidR="004B7000" w:rsidRPr="004B7000">
        <w:rPr>
          <w:rFonts w:eastAsia="Times New Roman" w:cs="Times New Roman"/>
          <w:kern w:val="0"/>
          <w14:ligatures w14:val="none"/>
        </w:rPr>
        <w:t>nderlying</w:t>
      </w:r>
      <w:r w:rsidR="00320E49" w:rsidRPr="00125C67">
        <w:rPr>
          <w:rFonts w:eastAsia="Times New Roman" w:cs="Times New Roman"/>
          <w:kern w:val="0"/>
          <w14:ligatures w14:val="none"/>
        </w:rPr>
        <w:t xml:space="preserve"> semantic </w:t>
      </w:r>
      <w:r w:rsidR="004B7000" w:rsidRPr="00125C67">
        <w:rPr>
          <w:rFonts w:eastAsia="Times New Roman"/>
          <w:kern w:val="0"/>
          <w14:ligatures w14:val="none"/>
        </w:rPr>
        <w:t>and structural properties</w:t>
      </w:r>
      <w:r w:rsidR="004B7000" w:rsidRPr="004B7000">
        <w:rPr>
          <w:rFonts w:eastAsia="Times New Roman"/>
          <w:kern w:val="0"/>
          <w14:ligatures w14:val="none"/>
        </w:rPr>
        <w:t xml:space="preserve"> of the articles in the citation network.</w:t>
      </w:r>
    </w:p>
    <w:p w14:paraId="78B7CAE7" w14:textId="77777777" w:rsidR="00C933BE" w:rsidRDefault="00601D0C" w:rsidP="00125C67">
      <w:pPr>
        <w:spacing w:before="100" w:beforeAutospacing="1" w:after="100" w:afterAutospacing="1" w:line="240" w:lineRule="auto"/>
        <w:ind w:left="720"/>
        <w:outlineLvl w:val="3"/>
        <w:rPr>
          <w:rFonts w:eastAsia="Times New Roman" w:cs="Times New Roman"/>
          <w:b/>
          <w:bCs/>
          <w:kern w:val="0"/>
          <w:rtl/>
          <w14:ligatures w14:val="none"/>
        </w:rPr>
      </w:pPr>
      <w:r>
        <w:rPr>
          <w:rFonts w:eastAsia="Times New Roman" w:cs="Times New Roman"/>
          <w:b/>
          <w:bCs/>
          <w:kern w:val="0"/>
          <w14:ligatures w14:val="none"/>
        </w:rPr>
        <w:t xml:space="preserve"> </w:t>
      </w:r>
      <w:r w:rsidR="00320E49" w:rsidRPr="00125C67">
        <w:rPr>
          <w:rFonts w:eastAsia="Times New Roman" w:cs="Times New Roman"/>
          <w:b/>
          <w:bCs/>
          <w:kern w:val="0"/>
          <w14:ligatures w14:val="none"/>
        </w:rPr>
        <w:br/>
      </w:r>
      <w:r w:rsidR="00320E49" w:rsidRPr="00125C67">
        <w:rPr>
          <w:rFonts w:eastAsia="Times New Roman" w:cs="Times New Roman"/>
          <w:b/>
          <w:bCs/>
          <w:kern w:val="0"/>
          <w14:ligatures w14:val="none"/>
        </w:rPr>
        <w:br/>
        <w:t xml:space="preserve">Center of Gravity </w:t>
      </w:r>
      <w:r w:rsidR="003E246F" w:rsidRPr="003E246F">
        <w:rPr>
          <w:rFonts w:eastAsia="Times New Roman" w:cs="Times New Roman"/>
          <w:b/>
          <w:bCs/>
          <w:kern w:val="0"/>
          <w14:ligatures w14:val="none"/>
        </w:rPr>
        <w:t>Analysis</w:t>
      </w:r>
      <w:r w:rsidR="00320E49" w:rsidRPr="00125C67">
        <w:rPr>
          <w:rFonts w:eastAsia="Times New Roman" w:cs="Times New Roman"/>
          <w:b/>
          <w:bCs/>
          <w:kern w:val="0"/>
          <w14:ligatures w14:val="none"/>
        </w:rPr>
        <w:br/>
      </w:r>
      <w:r w:rsidR="00320E49" w:rsidRPr="00125C67">
        <w:rPr>
          <w:rFonts w:eastAsia="Times New Roman" w:cs="Times New Roman"/>
          <w:b/>
          <w:bCs/>
          <w:kern w:val="0"/>
          <w14:ligatures w14:val="none"/>
        </w:rPr>
        <w:br/>
      </w:r>
      <w:r w:rsidR="00320E49" w:rsidRPr="00125C67">
        <w:rPr>
          <w:rFonts w:eastAsia="Times New Roman" w:cs="Times New Roman"/>
          <w:kern w:val="0"/>
          <w14:ligatures w14:val="none"/>
        </w:rPr>
        <w:t xml:space="preserve">Based on </w:t>
      </w:r>
      <w:r w:rsidR="003E246F">
        <w:rPr>
          <w:rFonts w:eastAsia="Times New Roman" w:cs="Times New Roman"/>
          <w:kern w:val="0"/>
          <w14:ligatures w14:val="none"/>
        </w:rPr>
        <w:t xml:space="preserve">the </w:t>
      </w:r>
      <w:r w:rsidR="003E246F" w:rsidRPr="003E246F">
        <w:rPr>
          <w:rFonts w:eastAsia="Times New Roman" w:cs="Times New Roman"/>
          <w:kern w:val="0"/>
          <w14:ligatures w14:val="none"/>
        </w:rPr>
        <w:t>spatial</w:t>
      </w:r>
      <w:r w:rsidR="00320E49" w:rsidRPr="00125C67">
        <w:rPr>
          <w:rFonts w:eastAsia="Times New Roman" w:cs="Times New Roman"/>
          <w:kern w:val="0"/>
          <w14:ligatures w14:val="none"/>
        </w:rPr>
        <w:t xml:space="preserve"> distribution of points, the center of gravity appears slightly right</w:t>
      </w:r>
      <w:r w:rsidR="00C4336B">
        <w:rPr>
          <w:rFonts w:eastAsia="Times New Roman" w:cs="Times New Roman"/>
          <w:kern w:val="0"/>
          <w14:ligatures w14:val="none"/>
        </w:rPr>
        <w:t>-of</w:t>
      </w:r>
      <w:r w:rsidR="00D35925">
        <w:rPr>
          <w:rFonts w:eastAsia="Times New Roman" w:cs="Times New Roman"/>
          <w:kern w:val="0"/>
          <w14:ligatures w14:val="none"/>
        </w:rPr>
        <w:t>-</w:t>
      </w:r>
      <w:r w:rsidR="00320E49" w:rsidRPr="00125C67">
        <w:rPr>
          <w:rFonts w:eastAsia="Times New Roman" w:cs="Times New Roman"/>
          <w:kern w:val="0"/>
          <w14:ligatures w14:val="none"/>
        </w:rPr>
        <w:t xml:space="preserve"> center </w:t>
      </w:r>
      <w:r w:rsidR="00D35925">
        <w:rPr>
          <w:rFonts w:eastAsia="Times New Roman" w:cs="Times New Roman"/>
          <w:kern w:val="0"/>
          <w14:ligatures w14:val="none"/>
        </w:rPr>
        <w:t>in</w:t>
      </w:r>
      <w:r w:rsidR="00320E49" w:rsidRPr="00125C67">
        <w:rPr>
          <w:rFonts w:eastAsia="Times New Roman" w:cs="Times New Roman"/>
          <w:kern w:val="0"/>
          <w14:ligatures w14:val="none"/>
        </w:rPr>
        <w:t xml:space="preserve"> the plot, approximately around coordinates (10-15, 10-20).</w:t>
      </w:r>
      <w:r w:rsidR="00320E49" w:rsidRPr="00125C67">
        <w:rPr>
          <w:rFonts w:eastAsia="Times New Roman" w:cs="Times New Roman"/>
          <w:b/>
          <w:bCs/>
          <w:kern w:val="0"/>
          <w14:ligatures w14:val="none"/>
        </w:rPr>
        <w:br/>
      </w:r>
      <w:r w:rsidR="00320E49" w:rsidRPr="00125C67">
        <w:rPr>
          <w:rFonts w:eastAsia="Times New Roman" w:cs="Times New Roman"/>
          <w:b/>
          <w:bCs/>
          <w:kern w:val="0"/>
          <w14:ligatures w14:val="none"/>
        </w:rPr>
        <w:lastRenderedPageBreak/>
        <w:br/>
        <w:t>Key Structural Observations</w:t>
      </w:r>
    </w:p>
    <w:p w14:paraId="0484DA66" w14:textId="43B760B8" w:rsidR="00320E49" w:rsidRPr="003C024F" w:rsidRDefault="00DB709A" w:rsidP="00125C67">
      <w:pPr>
        <w:spacing w:before="100" w:beforeAutospacing="1" w:after="100" w:afterAutospacing="1" w:line="240" w:lineRule="auto"/>
        <w:ind w:left="720"/>
        <w:outlineLvl w:val="3"/>
        <w:rPr>
          <w:rFonts w:eastAsia="Times New Roman" w:cs="Times New Roman"/>
          <w:b/>
          <w:bCs/>
          <w:kern w:val="0"/>
          <w14:ligatures w14:val="none"/>
        </w:rPr>
      </w:pPr>
      <w:r w:rsidRPr="00125C67">
        <w:rPr>
          <w:rFonts w:eastAsia="Times New Roman" w:cs="Times New Roman"/>
          <w:b/>
          <w:bCs/>
          <w:kern w:val="0"/>
          <w14:ligatures w14:val="none"/>
        </w:rPr>
        <w:br/>
      </w:r>
      <w:r w:rsidRPr="00125C67">
        <w:rPr>
          <w:rFonts w:eastAsia="Times New Roman" w:cs="Times New Roman"/>
          <w:kern w:val="0"/>
          <w14:ligatures w14:val="none"/>
        </w:rPr>
        <w:t xml:space="preserve">1. </w:t>
      </w:r>
      <w:r w:rsidRPr="00D35925">
        <w:rPr>
          <w:rFonts w:eastAsia="Times New Roman" w:cs="Times New Roman"/>
          <w:b/>
          <w:bCs/>
          <w:kern w:val="0"/>
          <w14:ligatures w14:val="none"/>
        </w:rPr>
        <w:t>Asymmetric Distribution</w:t>
      </w:r>
      <w:r w:rsidRPr="00125C67">
        <w:rPr>
          <w:rFonts w:eastAsia="Times New Roman" w:cs="Times New Roman"/>
          <w:kern w:val="0"/>
          <w14:ligatures w14:val="none"/>
        </w:rPr>
        <w:t xml:space="preserve">: </w:t>
      </w:r>
      <w:r w:rsidR="00C158C2" w:rsidRPr="00C158C2">
        <w:rPr>
          <w:rFonts w:eastAsia="Times New Roman" w:cs="Times New Roman"/>
          <w:kern w:val="0"/>
          <w14:ligatures w14:val="none"/>
        </w:rPr>
        <w:t>The embedding space exhibits</w:t>
      </w:r>
      <w:r w:rsidR="00C158C2">
        <w:rPr>
          <w:rFonts w:eastAsia="Times New Roman" w:cs="Times New Roman"/>
          <w:kern w:val="0"/>
          <w14:ligatures w14:val="none"/>
        </w:rPr>
        <w:t xml:space="preserve"> an </w:t>
      </w:r>
      <w:r w:rsidRPr="004B0F2A">
        <w:rPr>
          <w:rFonts w:eastAsia="Times New Roman" w:cs="Times New Roman"/>
          <w:kern w:val="0"/>
          <w14:ligatures w14:val="none"/>
        </w:rPr>
        <w:t>imbalance</w:t>
      </w:r>
      <w:r w:rsidR="00C158C2">
        <w:rPr>
          <w:rFonts w:eastAsia="Times New Roman" w:cs="Times New Roman"/>
          <w:kern w:val="0"/>
          <w14:ligatures w14:val="none"/>
        </w:rPr>
        <w:t>,</w:t>
      </w:r>
      <w:r w:rsidRPr="004B0F2A">
        <w:rPr>
          <w:rFonts w:eastAsia="Times New Roman" w:cs="Times New Roman"/>
          <w:kern w:val="0"/>
          <w14:ligatures w14:val="none"/>
        </w:rPr>
        <w:t xml:space="preserve"> with higher </w:t>
      </w:r>
      <w:r w:rsidR="00C158C2">
        <w:rPr>
          <w:rFonts w:eastAsia="Times New Roman" w:cs="Times New Roman"/>
          <w:kern w:val="0"/>
          <w14:ligatures w14:val="none"/>
        </w:rPr>
        <w:t xml:space="preserve">point </w:t>
      </w:r>
      <w:r w:rsidRPr="004B0F2A">
        <w:rPr>
          <w:rFonts w:eastAsia="Times New Roman" w:cs="Times New Roman"/>
          <w:kern w:val="0"/>
          <w14:ligatures w14:val="none"/>
        </w:rPr>
        <w:t xml:space="preserve">density </w:t>
      </w:r>
      <w:r w:rsidR="00C158C2">
        <w:rPr>
          <w:rFonts w:eastAsia="Times New Roman" w:cs="Times New Roman"/>
          <w:kern w:val="0"/>
          <w14:ligatures w14:val="none"/>
        </w:rPr>
        <w:t xml:space="preserve">observed </w:t>
      </w:r>
      <w:r w:rsidRPr="004B0F2A">
        <w:rPr>
          <w:rFonts w:eastAsia="Times New Roman" w:cs="Times New Roman"/>
          <w:kern w:val="0"/>
          <w14:ligatures w14:val="none"/>
        </w:rPr>
        <w:t>on the right side of the plot.</w:t>
      </w:r>
      <w:r w:rsidRPr="003C024F">
        <w:rPr>
          <w:rFonts w:eastAsia="Times New Roman" w:cs="Times New Roman"/>
          <w:kern w:val="0"/>
          <w14:ligatures w14:val="none"/>
        </w:rPr>
        <w:br/>
      </w:r>
      <w:r w:rsidRPr="004B0F2A">
        <w:rPr>
          <w:rFonts w:eastAsia="Times New Roman" w:cs="Times New Roman"/>
          <w:kern w:val="0"/>
          <w14:ligatures w14:val="none"/>
        </w:rPr>
        <w:t xml:space="preserve">2. </w:t>
      </w:r>
      <w:r w:rsidRPr="00C158C2">
        <w:rPr>
          <w:rFonts w:eastAsia="Times New Roman" w:cs="Times New Roman"/>
          <w:b/>
          <w:bCs/>
          <w:kern w:val="0"/>
          <w14:ligatures w14:val="none"/>
        </w:rPr>
        <w:t>Central Dense Cluster</w:t>
      </w:r>
      <w:r w:rsidRPr="004B0F2A">
        <w:rPr>
          <w:rFonts w:eastAsia="Times New Roman" w:cs="Times New Roman"/>
          <w:kern w:val="0"/>
          <w14:ligatures w14:val="none"/>
        </w:rPr>
        <w:t>: The</w:t>
      </w:r>
      <w:r w:rsidR="00FD1135" w:rsidRPr="00FD1135">
        <w:t xml:space="preserve"> </w:t>
      </w:r>
      <w:r w:rsidR="00FD1135" w:rsidRPr="00FD1135">
        <w:rPr>
          <w:rFonts w:eastAsia="Times New Roman" w:cs="Times New Roman"/>
          <w:kern w:val="0"/>
          <w14:ligatures w14:val="none"/>
        </w:rPr>
        <w:t xml:space="preserve">most prominent </w:t>
      </w:r>
      <w:r w:rsidRPr="004B0F2A">
        <w:rPr>
          <w:rFonts w:eastAsia="Times New Roman" w:cs="Times New Roman"/>
          <w:kern w:val="0"/>
          <w14:ligatures w14:val="none"/>
        </w:rPr>
        <w:t xml:space="preserve">cluster is positioned in the center-upper </w:t>
      </w:r>
      <w:r w:rsidR="001B4D5A">
        <w:rPr>
          <w:rFonts w:eastAsia="Times New Roman" w:cs="Times New Roman"/>
          <w:kern w:val="0"/>
          <w14:ligatures w14:val="none"/>
        </w:rPr>
        <w:t>region</w:t>
      </w:r>
      <w:r w:rsidRPr="004B0F2A">
        <w:rPr>
          <w:rFonts w:eastAsia="Times New Roman" w:cs="Times New Roman"/>
          <w:kern w:val="0"/>
          <w14:ligatures w14:val="none"/>
        </w:rPr>
        <w:t xml:space="preserve"> around </w:t>
      </w:r>
      <w:r w:rsidR="001B4D5A" w:rsidRPr="001B4D5A">
        <w:rPr>
          <w:rFonts w:eastAsia="Times New Roman" w:cs="Times New Roman"/>
          <w:kern w:val="0"/>
          <w14:ligatures w14:val="none"/>
        </w:rPr>
        <w:t xml:space="preserve">coordinates </w:t>
      </w:r>
      <w:r w:rsidRPr="004B0F2A">
        <w:rPr>
          <w:rFonts w:eastAsia="Times New Roman" w:cs="Times New Roman"/>
          <w:kern w:val="0"/>
          <w14:ligatures w14:val="none"/>
        </w:rPr>
        <w:t>(0,40)</w:t>
      </w:r>
      <w:r w:rsidR="001B4D5A">
        <w:rPr>
          <w:rFonts w:eastAsia="Times New Roman" w:cs="Times New Roman"/>
          <w:kern w:val="0"/>
          <w14:ligatures w14:val="none"/>
        </w:rPr>
        <w:t>.</w:t>
      </w:r>
      <w:r w:rsidRPr="004B0F2A">
        <w:rPr>
          <w:rFonts w:eastAsia="Times New Roman" w:cs="Times New Roman"/>
          <w:kern w:val="0"/>
          <w14:ligatures w14:val="none"/>
        </w:rPr>
        <w:t xml:space="preserve"> </w:t>
      </w:r>
      <w:r w:rsidR="00904C06" w:rsidRPr="00904C06">
        <w:rPr>
          <w:rFonts w:eastAsia="Times New Roman" w:cs="Times New Roman"/>
          <w:kern w:val="0"/>
          <w14:ligatures w14:val="none"/>
        </w:rPr>
        <w:t>This dense cluster</w:t>
      </w:r>
      <w:r w:rsidRPr="004B0F2A">
        <w:rPr>
          <w:rFonts w:eastAsia="Times New Roman" w:cs="Times New Roman"/>
          <w:kern w:val="0"/>
          <w14:ligatures w14:val="none"/>
        </w:rPr>
        <w:t xml:space="preserve"> significantly influences the </w:t>
      </w:r>
      <w:r w:rsidR="00A358A4">
        <w:rPr>
          <w:rFonts w:eastAsia="Times New Roman" w:cs="Times New Roman"/>
          <w:kern w:val="0"/>
          <w14:ligatures w14:val="none"/>
        </w:rPr>
        <w:t>overall</w:t>
      </w:r>
      <w:r w:rsidR="00904C06">
        <w:rPr>
          <w:rFonts w:eastAsia="Times New Roman" w:cs="Times New Roman"/>
          <w:kern w:val="0"/>
          <w14:ligatures w14:val="none"/>
        </w:rPr>
        <w:t xml:space="preserve"> </w:t>
      </w:r>
      <w:r w:rsidRPr="004B0F2A">
        <w:rPr>
          <w:rFonts w:eastAsia="Times New Roman" w:cs="Times New Roman"/>
          <w:kern w:val="0"/>
          <w14:ligatures w14:val="none"/>
        </w:rPr>
        <w:t>center of gravity.</w:t>
      </w:r>
      <w:r w:rsidRPr="004B0F2A">
        <w:rPr>
          <w:rFonts w:eastAsia="Times New Roman" w:cs="Times New Roman"/>
          <w:kern w:val="0"/>
          <w14:ligatures w14:val="none"/>
        </w:rPr>
        <w:br/>
        <w:t xml:space="preserve">3. </w:t>
      </w:r>
      <w:r w:rsidRPr="00904C06">
        <w:rPr>
          <w:rFonts w:eastAsia="Times New Roman" w:cs="Times New Roman"/>
          <w:b/>
          <w:bCs/>
          <w:kern w:val="0"/>
          <w14:ligatures w14:val="none"/>
        </w:rPr>
        <w:t>Scattered Outliers</w:t>
      </w:r>
      <w:r w:rsidRPr="004B0F2A">
        <w:rPr>
          <w:rFonts w:eastAsia="Times New Roman" w:cs="Times New Roman"/>
          <w:kern w:val="0"/>
          <w14:ligatures w14:val="none"/>
        </w:rPr>
        <w:t xml:space="preserve">: </w:t>
      </w:r>
      <w:r w:rsidR="00904C06">
        <w:rPr>
          <w:rFonts w:eastAsia="Times New Roman" w:cs="Times New Roman"/>
          <w:kern w:val="0"/>
          <w14:ligatures w14:val="none"/>
        </w:rPr>
        <w:t>Severa</w:t>
      </w:r>
      <w:r w:rsidR="00B70899">
        <w:rPr>
          <w:rFonts w:eastAsia="Times New Roman" w:cs="Times New Roman"/>
          <w:kern w:val="0"/>
          <w14:ligatures w14:val="none"/>
        </w:rPr>
        <w:t>l</w:t>
      </w:r>
      <w:r w:rsidRPr="004B0F2A">
        <w:rPr>
          <w:rFonts w:eastAsia="Times New Roman" w:cs="Times New Roman"/>
          <w:kern w:val="0"/>
          <w14:ligatures w14:val="none"/>
        </w:rPr>
        <w:t xml:space="preserve"> smaller clusters and isolated </w:t>
      </w:r>
      <w:r w:rsidR="00B70899">
        <w:rPr>
          <w:rFonts w:eastAsia="Times New Roman" w:cs="Times New Roman"/>
          <w:kern w:val="0"/>
          <w14:ligatures w14:val="none"/>
        </w:rPr>
        <w:t>node</w:t>
      </w:r>
      <w:r w:rsidRPr="004B0F2A">
        <w:rPr>
          <w:rFonts w:eastAsia="Times New Roman" w:cs="Times New Roman"/>
          <w:kern w:val="0"/>
          <w14:ligatures w14:val="none"/>
        </w:rPr>
        <w:t xml:space="preserve">s are distributed throughout the space, </w:t>
      </w:r>
      <w:r w:rsidR="00657B5B" w:rsidRPr="00657B5B">
        <w:rPr>
          <w:rFonts w:eastAsia="Times New Roman" w:cs="Times New Roman"/>
          <w:kern w:val="0"/>
          <w14:ligatures w14:val="none"/>
        </w:rPr>
        <w:t>contributing secondary influences on the centroid’s position</w:t>
      </w:r>
      <w:r w:rsidR="005F20BC">
        <w:rPr>
          <w:rFonts w:eastAsia="Times New Roman" w:cs="Times New Roman"/>
          <w:kern w:val="0"/>
          <w14:ligatures w14:val="none"/>
        </w:rPr>
        <w:t>.</w:t>
      </w:r>
      <w:r>
        <w:rPr>
          <w:rFonts w:eastAsia="Times New Roman" w:cs="Times New Roman"/>
          <w:b/>
          <w:bCs/>
          <w:kern w:val="0"/>
          <w14:ligatures w14:val="none"/>
        </w:rPr>
        <w:br/>
        <w:t>Dominant Factors</w:t>
      </w:r>
      <w:r>
        <w:rPr>
          <w:rFonts w:eastAsia="Times New Roman" w:cs="Times New Roman"/>
          <w:b/>
          <w:bCs/>
          <w:kern w:val="0"/>
          <w14:ligatures w14:val="none"/>
        </w:rPr>
        <w:br/>
      </w:r>
      <w:r>
        <w:rPr>
          <w:rFonts w:eastAsia="Times New Roman" w:cs="Times New Roman"/>
          <w:b/>
          <w:bCs/>
          <w:kern w:val="0"/>
          <w14:ligatures w14:val="none"/>
        </w:rPr>
        <w:br/>
      </w:r>
      <w:r w:rsidR="007A227D" w:rsidRPr="00E200F6">
        <w:rPr>
          <w:rFonts w:eastAsia="Times New Roman" w:cs="Times New Roman"/>
          <w:kern w:val="0"/>
          <w14:ligatures w14:val="none"/>
        </w:rPr>
        <w:t>The central</w:t>
      </w:r>
      <w:r w:rsidRPr="00E200F6">
        <w:rPr>
          <w:rFonts w:eastAsia="Times New Roman" w:cs="Times New Roman"/>
          <w:kern w:val="0"/>
          <w14:ligatures w14:val="none"/>
        </w:rPr>
        <w:t xml:space="preserve"> cluster around (0, 40) </w:t>
      </w:r>
      <w:r w:rsidR="005F20BC">
        <w:rPr>
          <w:rFonts w:eastAsia="Times New Roman" w:cs="Times New Roman"/>
          <w:kern w:val="0"/>
          <w14:ligatures w14:val="none"/>
        </w:rPr>
        <w:t xml:space="preserve">serves </w:t>
      </w:r>
      <w:r w:rsidR="00A044F4">
        <w:rPr>
          <w:rFonts w:eastAsia="Times New Roman" w:cs="Times New Roman"/>
          <w:kern w:val="0"/>
          <w14:ligatures w14:val="none"/>
        </w:rPr>
        <w:t>as</w:t>
      </w:r>
      <w:r w:rsidR="00A044F4" w:rsidRPr="00A044F4">
        <w:rPr>
          <w:rFonts w:eastAsia="Times New Roman" w:cs="Times New Roman"/>
          <w:kern w:val="0"/>
          <w14:ligatures w14:val="none"/>
        </w:rPr>
        <w:t xml:space="preserve"> the</w:t>
      </w:r>
      <w:r w:rsidRPr="00E200F6">
        <w:rPr>
          <w:rFonts w:eastAsia="Times New Roman" w:cs="Times New Roman"/>
          <w:kern w:val="0"/>
          <w14:ligatures w14:val="none"/>
        </w:rPr>
        <w:t xml:space="preserve"> primary factor determining the center of gravity</w:t>
      </w:r>
      <w:r w:rsidR="003A76AA">
        <w:rPr>
          <w:rFonts w:eastAsia="Times New Roman" w:cs="Times New Roman"/>
          <w:kern w:val="0"/>
          <w14:ligatures w14:val="none"/>
        </w:rPr>
        <w:t>.</w:t>
      </w:r>
      <w:r w:rsidRPr="00E200F6">
        <w:rPr>
          <w:rFonts w:eastAsia="Times New Roman" w:cs="Times New Roman"/>
          <w:kern w:val="0"/>
          <w14:ligatures w14:val="none"/>
        </w:rPr>
        <w:t xml:space="preserve"> </w:t>
      </w:r>
      <w:r w:rsidR="00A044F4" w:rsidRPr="00A044F4">
        <w:rPr>
          <w:rFonts w:eastAsia="Times New Roman" w:cs="Times New Roman"/>
          <w:kern w:val="0"/>
          <w14:ligatures w14:val="none"/>
        </w:rPr>
        <w:t>The peripheral clusters and outliers exert a</w:t>
      </w:r>
      <w:r w:rsidR="00A044F4">
        <w:rPr>
          <w:rFonts w:eastAsia="Times New Roman" w:cs="Times New Roman"/>
          <w:kern w:val="0"/>
          <w14:ligatures w14:val="none"/>
        </w:rPr>
        <w:t xml:space="preserve"> modest</w:t>
      </w:r>
      <w:r w:rsidRPr="00E200F6">
        <w:rPr>
          <w:rFonts w:eastAsia="Times New Roman" w:cs="Times New Roman"/>
          <w:kern w:val="0"/>
          <w14:ligatures w14:val="none"/>
        </w:rPr>
        <w:t xml:space="preserve"> shift</w:t>
      </w:r>
      <w:r w:rsidR="00A044F4">
        <w:rPr>
          <w:rFonts w:eastAsia="Times New Roman" w:cs="Times New Roman"/>
          <w:kern w:val="0"/>
          <w14:ligatures w14:val="none"/>
        </w:rPr>
        <w:t>ing effect, pulling</w:t>
      </w:r>
      <w:r w:rsidRPr="00E200F6">
        <w:rPr>
          <w:rFonts w:eastAsia="Times New Roman" w:cs="Times New Roman"/>
          <w:kern w:val="0"/>
          <w14:ligatures w14:val="none"/>
        </w:rPr>
        <w:t xml:space="preserve"> it slightly toward the right.</w:t>
      </w:r>
    </w:p>
    <w:p w14:paraId="34BDDCD9" w14:textId="45319CA7" w:rsidR="00DB709A" w:rsidRPr="005B4556" w:rsidRDefault="0086517A" w:rsidP="00DB709A">
      <w:pPr>
        <w:spacing w:before="100" w:beforeAutospacing="1" w:after="100" w:afterAutospacing="1" w:line="240" w:lineRule="auto"/>
        <w:ind w:left="720"/>
        <w:outlineLvl w:val="3"/>
        <w:rPr>
          <w:rFonts w:eastAsia="Times New Roman" w:cs="Times New Roman"/>
          <w:b/>
          <w:bCs/>
          <w:kern w:val="0"/>
          <w14:ligatures w14:val="none"/>
        </w:rPr>
      </w:pPr>
      <w:r>
        <w:rPr>
          <w:rFonts w:eastAsia="Times New Roman" w:cs="Times New Roman"/>
          <w:b/>
          <w:bCs/>
          <w:kern w:val="0"/>
          <w14:ligatures w14:val="none"/>
        </w:rPr>
        <w:t>5.4</w:t>
      </w:r>
      <w:r w:rsidR="00752D6C">
        <w:rPr>
          <w:rFonts w:eastAsia="Times New Roman" w:cs="Times New Roman" w:hint="cs"/>
          <w:b/>
          <w:bCs/>
          <w:kern w:val="0"/>
          <w:rtl/>
          <w14:ligatures w14:val="none"/>
        </w:rPr>
        <w:t xml:space="preserve"> </w:t>
      </w:r>
      <w:r w:rsidR="00EA71D1" w:rsidRPr="005B4556">
        <w:rPr>
          <w:rFonts w:eastAsia="Times New Roman" w:cs="Times New Roman"/>
          <w:b/>
          <w:bCs/>
          <w:kern w:val="0"/>
          <w14:ligatures w14:val="none"/>
        </w:rPr>
        <w:t>Performance Evaluation</w:t>
      </w:r>
    </w:p>
    <w:p w14:paraId="33FC52C8" w14:textId="3C1DC685" w:rsidR="00246578" w:rsidRPr="007A40D4" w:rsidRDefault="00683BD2" w:rsidP="007A40D4">
      <w:pPr>
        <w:pStyle w:val="a9"/>
        <w:tabs>
          <w:tab w:val="left" w:pos="4746"/>
        </w:tabs>
        <w:rPr>
          <w:rFonts w:eastAsia="Times New Roman" w:cs="Times New Roman"/>
          <w:kern w:val="0"/>
          <w14:ligatures w14:val="none"/>
        </w:rPr>
      </w:pPr>
      <w:r>
        <w:rPr>
          <w:rFonts w:eastAsia="Times New Roman" w:cs="Times New Roman"/>
          <w:b/>
          <w:bCs/>
          <w:kern w:val="0"/>
          <w14:ligatures w14:val="none"/>
        </w:rPr>
        <w:t>5</w:t>
      </w:r>
      <w:r w:rsidRPr="009A48F2">
        <w:rPr>
          <w:rFonts w:eastAsia="Times New Roman" w:cs="Times New Roman"/>
          <w:b/>
          <w:bCs/>
          <w:kern w:val="0"/>
          <w14:ligatures w14:val="none"/>
        </w:rPr>
        <w:t>.</w:t>
      </w:r>
      <w:r>
        <w:rPr>
          <w:rFonts w:eastAsia="Times New Roman" w:cs="Times New Roman"/>
          <w:b/>
          <w:bCs/>
          <w:kern w:val="0"/>
          <w14:ligatures w14:val="none"/>
        </w:rPr>
        <w:t>4.1.</w:t>
      </w:r>
      <w:r w:rsidR="00DB709A" w:rsidRPr="009A48F2">
        <w:rPr>
          <w:rFonts w:eastAsia="Times New Roman" w:cs="Times New Roman"/>
          <w:b/>
          <w:bCs/>
          <w:kern w:val="0"/>
          <w14:ligatures w14:val="none"/>
        </w:rPr>
        <w:t xml:space="preserve"> </w:t>
      </w:r>
      <w:r w:rsidR="00FF3B5A" w:rsidRPr="009A48F2">
        <w:rPr>
          <w:rFonts w:eastAsia="Times New Roman" w:cs="Times New Roman"/>
          <w:b/>
          <w:bCs/>
          <w:kern w:val="0"/>
          <w14:ligatures w14:val="none"/>
        </w:rPr>
        <w:t>Ranking-Based Evaluation Metrics</w:t>
      </w:r>
      <w:r w:rsidR="00FF5AD5" w:rsidRPr="009A48F2">
        <w:rPr>
          <w:rFonts w:eastAsia="Times New Roman" w:cs="Times New Roman"/>
          <w:b/>
          <w:bCs/>
          <w:kern w:val="0"/>
          <w14:ligatures w14:val="none"/>
        </w:rPr>
        <w:t xml:space="preserve">: </w:t>
      </w:r>
      <w:r w:rsidR="00FF5AD5" w:rsidRPr="00FF5AD5">
        <w:rPr>
          <w:rFonts w:eastAsia="Times New Roman" w:cs="Times New Roman"/>
          <w:kern w:val="0"/>
          <w14:ligatures w14:val="none"/>
        </w:rPr>
        <w:t>To quantitatively assess the model’s ability to</w:t>
      </w:r>
      <w:r w:rsidR="00FF5AD5">
        <w:rPr>
          <w:rFonts w:eastAsia="Times New Roman" w:cs="Times New Roman"/>
          <w:kern w:val="0"/>
          <w14:ligatures w14:val="none"/>
        </w:rPr>
        <w:t xml:space="preserve"> </w:t>
      </w:r>
      <w:r w:rsidR="00DB709A" w:rsidRPr="009D47EA">
        <w:rPr>
          <w:rFonts w:eastAsia="Times New Roman" w:cs="Times New Roman"/>
          <w:kern w:val="0"/>
          <w14:ligatures w14:val="none"/>
        </w:rPr>
        <w:t xml:space="preserve">reconstruct </w:t>
      </w:r>
      <w:r w:rsidR="00E67939" w:rsidRPr="00E67939">
        <w:rPr>
          <w:rFonts w:eastAsia="Times New Roman" w:cs="Times New Roman"/>
          <w:kern w:val="0"/>
          <w14:ligatures w14:val="none"/>
        </w:rPr>
        <w:t>missing citation links</w:t>
      </w:r>
      <w:r w:rsidR="00307130">
        <w:rPr>
          <w:rFonts w:eastAsia="Times New Roman" w:cs="Times New Roman"/>
          <w:kern w:val="0"/>
          <w14:ligatures w14:val="none"/>
        </w:rPr>
        <w:t>, several</w:t>
      </w:r>
      <w:r w:rsidR="00E67939">
        <w:rPr>
          <w:rFonts w:eastAsia="Times New Roman" w:cs="Times New Roman"/>
          <w:kern w:val="0"/>
          <w14:ligatures w14:val="none"/>
        </w:rPr>
        <w:t xml:space="preserve"> </w:t>
      </w:r>
      <w:r w:rsidR="00DB709A" w:rsidRPr="009D47EA">
        <w:rPr>
          <w:rFonts w:eastAsia="Times New Roman" w:cs="Times New Roman"/>
          <w:kern w:val="0"/>
          <w14:ligatures w14:val="none"/>
        </w:rPr>
        <w:t>ranking</w:t>
      </w:r>
      <w:r w:rsidR="00E67939">
        <w:rPr>
          <w:rFonts w:eastAsia="Times New Roman" w:cs="Times New Roman"/>
          <w:kern w:val="0"/>
          <w14:ligatures w14:val="none"/>
        </w:rPr>
        <w:t>-based</w:t>
      </w:r>
      <w:r w:rsidR="00DB709A" w:rsidRPr="009D47EA">
        <w:rPr>
          <w:rFonts w:eastAsia="Times New Roman" w:cs="Times New Roman"/>
          <w:kern w:val="0"/>
          <w14:ligatures w14:val="none"/>
        </w:rPr>
        <w:t xml:space="preserve"> metrics</w:t>
      </w:r>
      <w:r w:rsidR="00E67939">
        <w:rPr>
          <w:rFonts w:eastAsia="Times New Roman" w:cs="Times New Roman"/>
          <w:kern w:val="0"/>
          <w14:ligatures w14:val="none"/>
        </w:rPr>
        <w:t xml:space="preserve"> are employed</w:t>
      </w:r>
      <w:r w:rsidR="00307130">
        <w:rPr>
          <w:rFonts w:eastAsia="Times New Roman" w:cs="Times New Roman"/>
          <w:kern w:val="0"/>
          <w14:ligatures w14:val="none"/>
        </w:rPr>
        <w:t xml:space="preserve">. </w:t>
      </w:r>
      <w:r w:rsidR="00246578" w:rsidRPr="00246578">
        <w:rPr>
          <w:rFonts w:eastAsia="Times New Roman" w:cs="Times New Roman"/>
          <w:kern w:val="0"/>
          <w14:ligatures w14:val="none"/>
        </w:rPr>
        <w:t>Rather than using binary classification accuracy, this approach</w:t>
      </w:r>
      <w:r w:rsidR="00246578">
        <w:rPr>
          <w:rFonts w:eastAsia="Times New Roman" w:cs="Times New Roman"/>
          <w:kern w:val="0"/>
          <w14:ligatures w14:val="none"/>
        </w:rPr>
        <w:t xml:space="preserve"> </w:t>
      </w:r>
      <w:r w:rsidR="007A40D4" w:rsidRPr="007A40D4">
        <w:rPr>
          <w:rFonts w:eastAsia="Times New Roman" w:cs="Times New Roman"/>
          <w:kern w:val="0"/>
          <w14:ligatures w14:val="none"/>
        </w:rPr>
        <w:t>measures the position of true links in the model’s list of predicted links, offering insight</w:t>
      </w:r>
      <w:r w:rsidR="007A40D4">
        <w:rPr>
          <w:rFonts w:eastAsia="Times New Roman" w:cs="Times New Roman"/>
          <w:kern w:val="0"/>
          <w14:ligatures w14:val="none"/>
        </w:rPr>
        <w:t xml:space="preserve"> </w:t>
      </w:r>
      <w:r w:rsidR="007A40D4" w:rsidRPr="007A40D4">
        <w:rPr>
          <w:rFonts w:eastAsia="Times New Roman" w:cs="Times New Roman"/>
          <w:kern w:val="0"/>
          <w14:ligatures w14:val="none"/>
        </w:rPr>
        <w:t xml:space="preserve">into the model’s </w:t>
      </w:r>
      <w:r w:rsidR="007A40D4" w:rsidRPr="00E200F6">
        <w:rPr>
          <w:rFonts w:eastAsia="Times New Roman" w:cs="Times New Roman"/>
          <w:kern w:val="0"/>
          <w14:ligatures w14:val="none"/>
        </w:rPr>
        <w:t>confidence and discriminative capability</w:t>
      </w:r>
      <w:r w:rsidR="00B65114">
        <w:rPr>
          <w:rFonts w:eastAsia="Times New Roman" w:cs="Times New Roman"/>
          <w:kern w:val="0"/>
          <w14:ligatures w14:val="none"/>
        </w:rPr>
        <w:t>.</w:t>
      </w:r>
    </w:p>
    <w:p w14:paraId="127151F1" w14:textId="481B6A5E" w:rsidR="00B65114" w:rsidRPr="00E200F6" w:rsidRDefault="00B65114" w:rsidP="00E200F6">
      <w:pPr>
        <w:pStyle w:val="a9"/>
        <w:numPr>
          <w:ilvl w:val="0"/>
          <w:numId w:val="65"/>
        </w:numPr>
        <w:tabs>
          <w:tab w:val="left" w:pos="4746"/>
        </w:tabs>
        <w:rPr>
          <w:rFonts w:eastAsia="Times New Roman" w:cs="Times New Roman"/>
          <w:b/>
          <w:bCs/>
          <w:kern w:val="0"/>
          <w14:ligatures w14:val="none"/>
        </w:rPr>
      </w:pPr>
      <w:r w:rsidRPr="00E200F6">
        <w:rPr>
          <w:rFonts w:eastAsia="Times New Roman" w:cs="Times New Roman"/>
          <w:b/>
          <w:bCs/>
          <w:kern w:val="0"/>
          <w14:ligatures w14:val="none"/>
        </w:rPr>
        <w:t>Evaluation Protocol:</w:t>
      </w:r>
    </w:p>
    <w:p w14:paraId="26EEFCE2" w14:textId="295715A1" w:rsidR="00B65114" w:rsidRDefault="0036484B" w:rsidP="00E200F6">
      <w:pPr>
        <w:pStyle w:val="a9"/>
        <w:tabs>
          <w:tab w:val="left" w:pos="4746"/>
        </w:tabs>
        <w:ind w:left="1440"/>
        <w:rPr>
          <w:rFonts w:eastAsia="Times New Roman" w:cs="Times New Roman"/>
          <w:kern w:val="0"/>
          <w14:ligatures w14:val="none"/>
        </w:rPr>
      </w:pPr>
      <w:r w:rsidRPr="0036484B">
        <w:rPr>
          <w:rFonts w:eastAsia="Times New Roman" w:cs="Times New Roman"/>
          <w:kern w:val="0"/>
          <w14:ligatures w14:val="none"/>
        </w:rPr>
        <w:t>Test Set Generation</w:t>
      </w:r>
      <w:r>
        <w:rPr>
          <w:rFonts w:eastAsia="Times New Roman" w:cs="Times New Roman"/>
          <w:kern w:val="0"/>
          <w14:ligatures w14:val="none"/>
        </w:rPr>
        <w:t xml:space="preserve">: </w:t>
      </w:r>
      <w:r w:rsidRPr="0036484B">
        <w:rPr>
          <w:rFonts w:eastAsia="Times New Roman" w:cs="Times New Roman"/>
          <w:kern w:val="0"/>
          <w14:ligatures w14:val="none"/>
        </w:rPr>
        <w:t xml:space="preserve">Randomly remove </w:t>
      </w:r>
      <w:r w:rsidRPr="00E200F6">
        <w:rPr>
          <w:rFonts w:eastAsia="Times New Roman" w:cs="Times New Roman"/>
          <w:kern w:val="0"/>
          <w14:ligatures w14:val="none"/>
        </w:rPr>
        <w:t>30% of the existing citation links</w:t>
      </w:r>
      <w:r w:rsidRPr="00F64042">
        <w:rPr>
          <w:rFonts w:eastAsia="Times New Roman" w:cs="Times New Roman"/>
          <w:kern w:val="0"/>
          <w14:ligatures w14:val="none"/>
        </w:rPr>
        <w:t xml:space="preserve"> </w:t>
      </w:r>
      <w:r w:rsidRPr="0036484B">
        <w:rPr>
          <w:rFonts w:eastAsia="Times New Roman" w:cs="Times New Roman"/>
          <w:kern w:val="0"/>
          <w14:ligatures w14:val="none"/>
        </w:rPr>
        <w:t>from the graph. These links are</w:t>
      </w:r>
      <w:r>
        <w:rPr>
          <w:rFonts w:eastAsia="Times New Roman" w:cs="Times New Roman"/>
          <w:kern w:val="0"/>
          <w14:ligatures w14:val="none"/>
        </w:rPr>
        <w:t xml:space="preserve"> </w:t>
      </w:r>
      <w:r w:rsidR="00F64042" w:rsidRPr="00F64042">
        <w:rPr>
          <w:rFonts w:eastAsia="Times New Roman" w:cs="Times New Roman"/>
          <w:kern w:val="0"/>
          <w14:ligatures w14:val="none"/>
        </w:rPr>
        <w:t>excluded from training and used as the test set for evaluation</w:t>
      </w:r>
      <w:r w:rsidR="00F64042">
        <w:rPr>
          <w:rFonts w:eastAsia="Times New Roman" w:cs="Times New Roman"/>
          <w:kern w:val="0"/>
          <w14:ligatures w14:val="none"/>
        </w:rPr>
        <w:t>.</w:t>
      </w:r>
    </w:p>
    <w:p w14:paraId="7BF9C86E" w14:textId="7272C3EB" w:rsidR="00F64042" w:rsidRPr="00E200F6" w:rsidRDefault="00F64042" w:rsidP="00F64042">
      <w:pPr>
        <w:pStyle w:val="a9"/>
        <w:numPr>
          <w:ilvl w:val="0"/>
          <w:numId w:val="65"/>
        </w:numPr>
        <w:tabs>
          <w:tab w:val="left" w:pos="4746"/>
        </w:tabs>
        <w:rPr>
          <w:rFonts w:eastAsia="Times New Roman" w:cs="Times New Roman"/>
          <w:b/>
          <w:bCs/>
          <w:kern w:val="0"/>
          <w14:ligatures w14:val="none"/>
        </w:rPr>
      </w:pPr>
      <w:r w:rsidRPr="00E200F6">
        <w:rPr>
          <w:b/>
          <w:bCs/>
        </w:rPr>
        <w:t>Prediction Task:</w:t>
      </w:r>
    </w:p>
    <w:p w14:paraId="44C2E7C1" w14:textId="64D2F856" w:rsidR="0053731F" w:rsidRDefault="0053731F" w:rsidP="0053731F">
      <w:pPr>
        <w:pStyle w:val="a9"/>
        <w:tabs>
          <w:tab w:val="left" w:pos="4746"/>
        </w:tabs>
        <w:ind w:left="1440"/>
        <w:rPr>
          <w:rFonts w:eastAsia="Times New Roman" w:cs="Times New Roman"/>
          <w:kern w:val="0"/>
          <w14:ligatures w14:val="none"/>
        </w:rPr>
      </w:pPr>
      <w:r w:rsidRPr="0053731F">
        <w:rPr>
          <w:rFonts w:eastAsia="Times New Roman" w:cs="Times New Roman"/>
          <w:kern w:val="0"/>
          <w14:ligatures w14:val="none"/>
        </w:rPr>
        <w:t>The model attempts to reconstruct the missing links, producing a ranked list of</w:t>
      </w:r>
      <w:r>
        <w:rPr>
          <w:rFonts w:eastAsia="Times New Roman" w:cs="Times New Roman"/>
          <w:kern w:val="0"/>
          <w14:ligatures w14:val="none"/>
        </w:rPr>
        <w:t xml:space="preserve"> </w:t>
      </w:r>
      <w:r w:rsidRPr="0053731F">
        <w:rPr>
          <w:rFonts w:eastAsia="Times New Roman" w:cs="Times New Roman"/>
          <w:kern w:val="0"/>
          <w14:ligatures w14:val="none"/>
        </w:rPr>
        <w:t>predicted citations for each node</w:t>
      </w:r>
      <w:r>
        <w:rPr>
          <w:rFonts w:eastAsia="Times New Roman" w:cs="Times New Roman"/>
          <w:kern w:val="0"/>
          <w14:ligatures w14:val="none"/>
        </w:rPr>
        <w:t>.</w:t>
      </w:r>
    </w:p>
    <w:p w14:paraId="6723F0E6" w14:textId="4D6E24FD" w:rsidR="0053731F" w:rsidRPr="00E200F6" w:rsidRDefault="0053731F" w:rsidP="0053731F">
      <w:pPr>
        <w:pStyle w:val="a9"/>
        <w:numPr>
          <w:ilvl w:val="0"/>
          <w:numId w:val="65"/>
        </w:numPr>
        <w:tabs>
          <w:tab w:val="left" w:pos="4746"/>
        </w:tabs>
        <w:rPr>
          <w:rFonts w:eastAsia="Times New Roman" w:cs="Times New Roman"/>
          <w:b/>
          <w:bCs/>
          <w:kern w:val="0"/>
          <w14:ligatures w14:val="none"/>
        </w:rPr>
      </w:pPr>
      <w:r w:rsidRPr="00E200F6">
        <w:rPr>
          <w:rFonts w:eastAsia="Times New Roman" w:cs="Times New Roman"/>
          <w:b/>
          <w:bCs/>
          <w:kern w:val="0"/>
          <w14:ligatures w14:val="none"/>
        </w:rPr>
        <w:t>Metrics:</w:t>
      </w:r>
    </w:p>
    <w:p w14:paraId="7B8611E9" w14:textId="58806498" w:rsidR="00DB709A" w:rsidRPr="006721C2" w:rsidRDefault="00DB709A" w:rsidP="00E200F6">
      <w:pPr>
        <w:pStyle w:val="a9"/>
        <w:numPr>
          <w:ilvl w:val="0"/>
          <w:numId w:val="66"/>
        </w:numPr>
        <w:tabs>
          <w:tab w:val="left" w:pos="4746"/>
        </w:tabs>
        <w:rPr>
          <w:rFonts w:eastAsia="Times New Roman" w:cs="Times New Roman"/>
          <w:kern w:val="0"/>
          <w14:ligatures w14:val="none"/>
        </w:rPr>
      </w:pPr>
      <w:r w:rsidRPr="000A1385">
        <w:rPr>
          <w:rFonts w:eastAsia="Times New Roman" w:cs="Times New Roman"/>
          <w:b/>
          <w:bCs/>
          <w:kern w:val="0"/>
          <w14:ligatures w14:val="none"/>
        </w:rPr>
        <w:t>Top-k</w:t>
      </w:r>
      <w:r w:rsidRPr="000A1385">
        <w:rPr>
          <w:rFonts w:eastAsia="Times New Roman" w:cs="Times New Roman"/>
          <w:kern w:val="0"/>
          <w14:ligatures w14:val="none"/>
        </w:rPr>
        <w:t xml:space="preserve">: </w:t>
      </w:r>
      <w:r w:rsidR="0053731F">
        <w:rPr>
          <w:rFonts w:eastAsia="Times New Roman" w:cs="Times New Roman"/>
          <w:kern w:val="0"/>
          <w14:ligatures w14:val="none"/>
        </w:rPr>
        <w:t>N</w:t>
      </w:r>
      <w:r w:rsidRPr="000A1385">
        <w:rPr>
          <w:rFonts w:eastAsia="Times New Roman" w:cs="Times New Roman"/>
          <w:kern w:val="0"/>
          <w14:ligatures w14:val="none"/>
        </w:rPr>
        <w:t>umber of</w:t>
      </w:r>
      <w:r w:rsidR="0053731F">
        <w:rPr>
          <w:rFonts w:eastAsia="Times New Roman" w:cs="Times New Roman"/>
          <w:kern w:val="0"/>
          <w14:ligatures w14:val="none"/>
        </w:rPr>
        <w:t>top</w:t>
      </w:r>
      <w:r w:rsidRPr="000A1385">
        <w:rPr>
          <w:rFonts w:eastAsia="Times New Roman" w:cs="Times New Roman"/>
          <w:kern w:val="0"/>
          <w14:ligatures w14:val="none"/>
        </w:rPr>
        <w:t>-ranked predictions considered for evaluation (k=100 in this study)</w:t>
      </w:r>
    </w:p>
    <w:p w14:paraId="616A0317" w14:textId="50A001F2" w:rsidR="00DB709A" w:rsidRPr="00842D74" w:rsidRDefault="00DB709A" w:rsidP="00E200F6">
      <w:pPr>
        <w:pStyle w:val="a9"/>
        <w:numPr>
          <w:ilvl w:val="0"/>
          <w:numId w:val="66"/>
        </w:numPr>
        <w:tabs>
          <w:tab w:val="left" w:pos="4746"/>
        </w:tabs>
        <w:rPr>
          <w:rFonts w:eastAsia="Times New Roman" w:cs="Times New Roman"/>
          <w:kern w:val="0"/>
          <w14:ligatures w14:val="none"/>
        </w:rPr>
      </w:pPr>
      <w:r w:rsidRPr="00842D74">
        <w:rPr>
          <w:rFonts w:eastAsia="Times New Roman" w:cs="Times New Roman"/>
          <w:b/>
          <w:bCs/>
          <w:kern w:val="0"/>
          <w14:ligatures w14:val="none"/>
        </w:rPr>
        <w:t>Hits@k</w:t>
      </w:r>
      <w:r w:rsidRPr="00842D74">
        <w:rPr>
          <w:rFonts w:eastAsia="Times New Roman" w:cs="Times New Roman"/>
          <w:kern w:val="0"/>
          <w14:ligatures w14:val="none"/>
        </w:rPr>
        <w:t xml:space="preserve">: </w:t>
      </w:r>
      <w:r w:rsidR="006F6AE4">
        <w:rPr>
          <w:rFonts w:eastAsia="Times New Roman" w:cs="Times New Roman"/>
          <w:kern w:val="0"/>
          <w14:ligatures w14:val="none"/>
        </w:rPr>
        <w:t>P</w:t>
      </w:r>
      <w:r w:rsidRPr="00842D74">
        <w:rPr>
          <w:rFonts w:eastAsia="Times New Roman" w:cs="Times New Roman"/>
          <w:kern w:val="0"/>
          <w14:ligatures w14:val="none"/>
        </w:rPr>
        <w:t>roportion of removed citations that appear within the top-k predictions for each source node</w:t>
      </w:r>
    </w:p>
    <w:p w14:paraId="3B05757A" w14:textId="191C41CB" w:rsidR="00DB709A" w:rsidRPr="00842D74" w:rsidRDefault="00DB709A" w:rsidP="00E200F6">
      <w:pPr>
        <w:pStyle w:val="a9"/>
        <w:numPr>
          <w:ilvl w:val="0"/>
          <w:numId w:val="66"/>
        </w:numPr>
        <w:tabs>
          <w:tab w:val="left" w:pos="4746"/>
        </w:tabs>
        <w:rPr>
          <w:rFonts w:eastAsia="Times New Roman" w:cs="Times New Roman"/>
          <w:kern w:val="0"/>
          <w14:ligatures w14:val="none"/>
        </w:rPr>
      </w:pPr>
      <w:r w:rsidRPr="00842D74">
        <w:rPr>
          <w:rFonts w:eastAsia="Times New Roman" w:cs="Times New Roman"/>
          <w:b/>
          <w:bCs/>
          <w:kern w:val="0"/>
          <w14:ligatures w14:val="none"/>
        </w:rPr>
        <w:t>Mean Reciprocal Rank (MRR)</w:t>
      </w:r>
      <w:r w:rsidRPr="00842D74">
        <w:rPr>
          <w:rFonts w:eastAsia="Times New Roman" w:cs="Times New Roman"/>
          <w:kern w:val="0"/>
          <w14:ligatures w14:val="none"/>
        </w:rPr>
        <w:t xml:space="preserve">: </w:t>
      </w:r>
      <w:r w:rsidR="002E6BC7">
        <w:rPr>
          <w:rFonts w:eastAsia="Times New Roman" w:cs="Times New Roman"/>
          <w:kern w:val="0"/>
          <w14:ligatures w14:val="none"/>
        </w:rPr>
        <w:t>A</w:t>
      </w:r>
      <w:r w:rsidRPr="00842D74">
        <w:rPr>
          <w:rFonts w:eastAsia="Times New Roman" w:cs="Times New Roman"/>
          <w:kern w:val="0"/>
          <w14:ligatures w14:val="none"/>
        </w:rPr>
        <w:t xml:space="preserve">verage </w:t>
      </w:r>
      <w:r w:rsidR="002E6BC7">
        <w:rPr>
          <w:rFonts w:eastAsia="Times New Roman" w:cs="Times New Roman"/>
          <w:kern w:val="0"/>
          <w14:ligatures w14:val="none"/>
        </w:rPr>
        <w:t xml:space="preserve">of the </w:t>
      </w:r>
      <w:r w:rsidRPr="00842D74">
        <w:rPr>
          <w:rFonts w:eastAsia="Times New Roman" w:cs="Times New Roman"/>
          <w:kern w:val="0"/>
          <w14:ligatures w14:val="none"/>
        </w:rPr>
        <w:t>reciprocal rank</w:t>
      </w:r>
      <w:r w:rsidR="0060548A">
        <w:rPr>
          <w:rFonts w:eastAsia="Times New Roman" w:cs="Times New Roman"/>
          <w:kern w:val="0"/>
          <w14:ligatures w14:val="none"/>
        </w:rPr>
        <w:t>s</w:t>
      </w:r>
      <w:r w:rsidRPr="00842D74">
        <w:rPr>
          <w:rFonts w:eastAsia="Times New Roman" w:cs="Times New Roman"/>
          <w:kern w:val="0"/>
          <w14:ligatures w14:val="none"/>
        </w:rPr>
        <w:t xml:space="preserve"> of the first correctly predicted link </w:t>
      </w:r>
      <w:r w:rsidR="0060548A">
        <w:rPr>
          <w:rFonts w:eastAsia="Times New Roman" w:cs="Times New Roman"/>
          <w:kern w:val="0"/>
          <w14:ligatures w14:val="none"/>
        </w:rPr>
        <w:t xml:space="preserve">per </w:t>
      </w:r>
      <w:r w:rsidRPr="00842D74">
        <w:rPr>
          <w:rFonts w:eastAsia="Times New Roman" w:cs="Times New Roman"/>
          <w:kern w:val="0"/>
          <w14:ligatures w14:val="none"/>
        </w:rPr>
        <w:t>source node</w:t>
      </w:r>
    </w:p>
    <w:p w14:paraId="5B78A747" w14:textId="794A4146" w:rsidR="00DB709A" w:rsidRPr="00B56F37" w:rsidRDefault="00DB709A" w:rsidP="00E200F6">
      <w:pPr>
        <w:pStyle w:val="a9"/>
        <w:numPr>
          <w:ilvl w:val="0"/>
          <w:numId w:val="66"/>
        </w:numPr>
        <w:tabs>
          <w:tab w:val="left" w:pos="4746"/>
        </w:tabs>
        <w:rPr>
          <w:rFonts w:eastAsia="Times New Roman" w:cs="Times New Roman"/>
          <w:kern w:val="0"/>
          <w14:ligatures w14:val="none"/>
        </w:rPr>
      </w:pPr>
      <w:r w:rsidRPr="00842D74">
        <w:rPr>
          <w:rFonts w:eastAsia="Times New Roman" w:cs="Times New Roman"/>
          <w:b/>
          <w:bCs/>
          <w:kern w:val="0"/>
          <w14:ligatures w14:val="none"/>
        </w:rPr>
        <w:t>Precision@k</w:t>
      </w:r>
      <w:r w:rsidRPr="00842D74">
        <w:rPr>
          <w:rFonts w:eastAsia="Times New Roman" w:cs="Times New Roman"/>
          <w:kern w:val="0"/>
          <w14:ligatures w14:val="none"/>
        </w:rPr>
        <w:t xml:space="preserve">: </w:t>
      </w:r>
      <w:r w:rsidR="0060548A">
        <w:rPr>
          <w:rFonts w:eastAsia="Times New Roman" w:cs="Times New Roman"/>
          <w:kern w:val="0"/>
          <w14:ligatures w14:val="none"/>
        </w:rPr>
        <w:t>P</w:t>
      </w:r>
      <w:r w:rsidRPr="00842D74">
        <w:rPr>
          <w:rFonts w:eastAsia="Times New Roman" w:cs="Times New Roman"/>
          <w:kern w:val="0"/>
          <w14:ligatures w14:val="none"/>
        </w:rPr>
        <w:t xml:space="preserve">roportion of correct predictions </w:t>
      </w:r>
      <w:r w:rsidR="007D0C10">
        <w:rPr>
          <w:rFonts w:eastAsia="Times New Roman" w:cs="Times New Roman"/>
          <w:kern w:val="0"/>
          <w14:ligatures w14:val="none"/>
        </w:rPr>
        <w:t>among</w:t>
      </w:r>
      <w:r w:rsidRPr="00842D74">
        <w:rPr>
          <w:rFonts w:eastAsia="Times New Roman" w:cs="Times New Roman"/>
          <w:kern w:val="0"/>
          <w14:ligatures w14:val="none"/>
        </w:rPr>
        <w:t xml:space="preserve"> the top-k </w:t>
      </w:r>
      <w:r w:rsidR="007D0C10" w:rsidRPr="007D0C10">
        <w:rPr>
          <w:rFonts w:eastAsia="Times New Roman" w:cs="Times New Roman"/>
          <w:kern w:val="0"/>
          <w14:ligatures w14:val="none"/>
        </w:rPr>
        <w:t>predicted citations</w:t>
      </w:r>
      <w:r w:rsidR="007D0C10">
        <w:rPr>
          <w:rFonts w:eastAsia="Times New Roman" w:cs="Times New Roman"/>
          <w:kern w:val="0"/>
          <w14:ligatures w14:val="none"/>
        </w:rPr>
        <w:t>.</w:t>
      </w:r>
    </w:p>
    <w:p w14:paraId="3EB64674" w14:textId="177F3429" w:rsidR="00DB709A" w:rsidRPr="00E200F6" w:rsidRDefault="008320C8" w:rsidP="008320C8">
      <w:pPr>
        <w:tabs>
          <w:tab w:val="left" w:pos="4746"/>
        </w:tabs>
        <w:ind w:left="720"/>
        <w:rPr>
          <w:rFonts w:eastAsia="Times New Roman" w:cs="Times New Roman"/>
          <w:b/>
          <w:bCs/>
          <w:kern w:val="0"/>
          <w14:ligatures w14:val="none"/>
        </w:rPr>
      </w:pPr>
      <w:r w:rsidRPr="00E200F6">
        <w:rPr>
          <w:rFonts w:eastAsia="Times New Roman" w:cs="Times New Roman"/>
          <w:b/>
          <w:bCs/>
          <w:kern w:val="0"/>
          <w14:ligatures w14:val="none"/>
        </w:rPr>
        <w:lastRenderedPageBreak/>
        <w:t>Interpreting Rank Values</w:t>
      </w:r>
    </w:p>
    <w:p w14:paraId="7B30AE8D" w14:textId="77777777" w:rsidR="00DB709A" w:rsidRPr="00842D74" w:rsidRDefault="00DB709A" w:rsidP="00DB709A">
      <w:pPr>
        <w:pStyle w:val="a9"/>
        <w:tabs>
          <w:tab w:val="left" w:pos="4746"/>
        </w:tabs>
        <w:spacing w:line="240" w:lineRule="auto"/>
        <w:ind w:left="1080"/>
      </w:pPr>
    </w:p>
    <w:p w14:paraId="58A799C3" w14:textId="1AF23202" w:rsidR="00732D09" w:rsidRPr="00732D09" w:rsidRDefault="00DB709A" w:rsidP="000A3C7D">
      <w:pPr>
        <w:pStyle w:val="a9"/>
        <w:spacing w:before="100" w:beforeAutospacing="1" w:after="100" w:afterAutospacing="1" w:line="240" w:lineRule="auto"/>
        <w:rPr>
          <w:rFonts w:eastAsia="Times New Roman"/>
          <w:kern w:val="0"/>
          <w14:ligatures w14:val="none"/>
        </w:rPr>
      </w:pPr>
      <w:r w:rsidRPr="00771307">
        <w:rPr>
          <w:rFonts w:eastAsia="Times New Roman" w:cs="Times New Roman"/>
          <w:b/>
          <w:bCs/>
          <w:kern w:val="0"/>
          <w14:ligatures w14:val="none"/>
        </w:rPr>
        <w:t>Low Rank (1-10)</w:t>
      </w:r>
      <w:r w:rsidRPr="00771307">
        <w:rPr>
          <w:rFonts w:eastAsia="Times New Roman" w:cs="Times New Roman"/>
          <w:kern w:val="0"/>
          <w14:ligatures w14:val="none"/>
        </w:rPr>
        <w:t xml:space="preserve">: </w:t>
      </w:r>
      <w:r w:rsidR="00732D09" w:rsidRPr="00732D09">
        <w:rPr>
          <w:rFonts w:eastAsia="Times New Roman"/>
          <w:kern w:val="0"/>
          <w14:ligatures w14:val="none"/>
        </w:rPr>
        <w:t>Indicates high confidence and strong model performance. The model identifies true citations as highly probable connections.</w:t>
      </w:r>
    </w:p>
    <w:p w14:paraId="00B65DC4" w14:textId="77777777" w:rsidR="00DB709A" w:rsidRDefault="00DB709A" w:rsidP="00DB709A">
      <w:pPr>
        <w:pStyle w:val="a9"/>
        <w:spacing w:before="100" w:beforeAutospacing="1" w:after="100" w:afterAutospacing="1" w:line="240" w:lineRule="auto"/>
        <w:rPr>
          <w:rFonts w:eastAsia="Times New Roman" w:cs="Times New Roman"/>
          <w:kern w:val="0"/>
          <w14:ligatures w14:val="none"/>
        </w:rPr>
      </w:pPr>
    </w:p>
    <w:p w14:paraId="4CA017A2" w14:textId="788DD7BE" w:rsidR="00DB709A" w:rsidRDefault="00DB709A" w:rsidP="000A3C7D">
      <w:pPr>
        <w:pStyle w:val="a9"/>
        <w:spacing w:before="100" w:beforeAutospacing="1" w:after="100" w:afterAutospacing="1" w:line="240" w:lineRule="auto"/>
        <w:rPr>
          <w:rFonts w:eastAsia="Times New Roman" w:cs="Times New Roman"/>
          <w:kern w:val="0"/>
          <w14:ligatures w14:val="none"/>
        </w:rPr>
      </w:pPr>
      <w:r w:rsidRPr="00771307">
        <w:rPr>
          <w:rFonts w:eastAsia="Times New Roman" w:cs="Times New Roman"/>
          <w:b/>
          <w:bCs/>
          <w:kern w:val="0"/>
          <w14:ligatures w14:val="none"/>
        </w:rPr>
        <w:t>High Rank (50-100)</w:t>
      </w:r>
      <w:r w:rsidRPr="00771307">
        <w:rPr>
          <w:rFonts w:eastAsia="Times New Roman" w:cs="Times New Roman"/>
          <w:kern w:val="0"/>
          <w14:ligatures w14:val="none"/>
        </w:rPr>
        <w:t xml:space="preserve">: </w:t>
      </w:r>
      <w:r w:rsidR="000A3C7D" w:rsidRPr="000A3C7D">
        <w:rPr>
          <w:rFonts w:eastAsia="Times New Roman" w:cs="Times New Roman"/>
          <w:kern w:val="0"/>
          <w14:ligatures w14:val="none"/>
        </w:rPr>
        <w:t>Suggests lower model confidence; true links are ranked farther</w:t>
      </w:r>
      <w:r w:rsidR="008204A3">
        <w:rPr>
          <w:rFonts w:eastAsia="Times New Roman" w:cs="Times New Roman"/>
          <w:kern w:val="0"/>
          <w14:ligatures w14:val="none"/>
        </w:rPr>
        <w:t xml:space="preserve"> </w:t>
      </w:r>
      <w:r w:rsidR="008204A3" w:rsidRPr="008204A3">
        <w:rPr>
          <w:rFonts w:eastAsia="Times New Roman" w:cs="Times New Roman"/>
          <w:kern w:val="0"/>
          <w14:ligatures w14:val="none"/>
        </w:rPr>
        <w:t>down in the prediction list</w:t>
      </w:r>
      <w:r w:rsidR="008204A3">
        <w:rPr>
          <w:rFonts w:eastAsia="Times New Roman" w:cs="Times New Roman"/>
          <w:kern w:val="0"/>
          <w14:ligatures w14:val="none"/>
        </w:rPr>
        <w:t>.</w:t>
      </w:r>
    </w:p>
    <w:p w14:paraId="087C793D" w14:textId="77777777" w:rsidR="00A8695A" w:rsidRDefault="00A8695A" w:rsidP="000A3C7D">
      <w:pPr>
        <w:pStyle w:val="a9"/>
        <w:spacing w:before="100" w:beforeAutospacing="1" w:after="100" w:afterAutospacing="1" w:line="240" w:lineRule="auto"/>
        <w:rPr>
          <w:rFonts w:eastAsia="Times New Roman" w:cs="Times New Roman"/>
          <w:kern w:val="0"/>
          <w14:ligatures w14:val="none"/>
        </w:rPr>
      </w:pPr>
    </w:p>
    <w:p w14:paraId="34B78B47" w14:textId="127C4952" w:rsidR="00DB709A" w:rsidRPr="009A48F2" w:rsidRDefault="008253EA" w:rsidP="00DB709A">
      <w:pPr>
        <w:pStyle w:val="a9"/>
        <w:spacing w:before="100" w:beforeAutospacing="1" w:after="100" w:afterAutospacing="1" w:line="240" w:lineRule="auto"/>
        <w:rPr>
          <w:b/>
          <w:bCs/>
        </w:rPr>
      </w:pPr>
      <w:r>
        <w:rPr>
          <w:b/>
          <w:bCs/>
        </w:rPr>
        <w:t>5</w:t>
      </w:r>
      <w:r w:rsidR="00DB709A" w:rsidRPr="009A48F2">
        <w:rPr>
          <w:b/>
          <w:bCs/>
        </w:rPr>
        <w:t>.</w:t>
      </w:r>
      <w:r w:rsidR="0086517A">
        <w:rPr>
          <w:b/>
          <w:bCs/>
        </w:rPr>
        <w:t>4.2</w:t>
      </w:r>
      <w:r w:rsidR="00DB709A" w:rsidRPr="009A48F2">
        <w:rPr>
          <w:b/>
          <w:bCs/>
        </w:rPr>
        <w:t xml:space="preserve">. Repetitive </w:t>
      </w:r>
      <w:r w:rsidR="00DB709A" w:rsidRPr="009A48F2">
        <w:rPr>
          <w:rFonts w:eastAsia="Times New Roman" w:cs="Times New Roman"/>
          <w:b/>
          <w:bCs/>
          <w:kern w:val="0"/>
          <w14:ligatures w14:val="none"/>
        </w:rPr>
        <w:t>link reconstruction performance measurement</w:t>
      </w:r>
    </w:p>
    <w:p w14:paraId="4DF6BD3A" w14:textId="0DB96D32" w:rsidR="008D31E4" w:rsidRDefault="003450D4" w:rsidP="00131318">
      <w:pPr>
        <w:spacing w:before="100" w:beforeAutospacing="1" w:after="100" w:afterAutospacing="1" w:line="240" w:lineRule="auto"/>
        <w:ind w:left="720"/>
      </w:pPr>
      <w:r w:rsidRPr="003450D4">
        <w:t xml:space="preserve">To ensure the </w:t>
      </w:r>
      <w:r w:rsidRPr="009A48F2">
        <w:t>robustness and stability</w:t>
      </w:r>
      <w:r w:rsidRPr="003450D4">
        <w:t xml:space="preserve"> of the model's performance, the link</w:t>
      </w:r>
      <w:r w:rsidR="00131318">
        <w:t xml:space="preserve"> p</w:t>
      </w:r>
      <w:r w:rsidRPr="003450D4">
        <w:t>rediction</w:t>
      </w:r>
      <w:r w:rsidR="00131318">
        <w:t xml:space="preserve"> </w:t>
      </w:r>
      <w:r w:rsidR="00131318" w:rsidRPr="00131318">
        <w:t>procedure is repeated multiple times.</w:t>
      </w:r>
      <w:r w:rsidR="00131318">
        <w:t xml:space="preserve"> </w:t>
      </w:r>
      <w:r w:rsidR="008D31E4">
        <w:t>Specifically, f</w:t>
      </w:r>
      <w:r w:rsidR="00DB709A">
        <w:t xml:space="preserve">or k=5 </w:t>
      </w:r>
      <w:r w:rsidR="008D31E4">
        <w:t>repetitions:</w:t>
      </w:r>
    </w:p>
    <w:p w14:paraId="4EBAC445" w14:textId="166F82D8" w:rsidR="00FC103F" w:rsidRDefault="00531914" w:rsidP="008E3C83">
      <w:pPr>
        <w:pStyle w:val="a9"/>
        <w:numPr>
          <w:ilvl w:val="0"/>
          <w:numId w:val="67"/>
        </w:numPr>
        <w:spacing w:before="100" w:beforeAutospacing="1" w:after="100" w:afterAutospacing="1" w:line="240" w:lineRule="auto"/>
        <w:rPr>
          <w:rFonts w:eastAsia="Times New Roman" w:cs="Times New Roman"/>
          <w:kern w:val="0"/>
          <w14:ligatures w14:val="none"/>
        </w:rPr>
      </w:pPr>
      <w:r w:rsidRPr="00531914">
        <w:t>In each run, a different random</w:t>
      </w:r>
      <w:r w:rsidR="00DB709A">
        <w:t xml:space="preserve"> 30% </w:t>
      </w:r>
      <w:r w:rsidR="008E3C83" w:rsidRPr="008E3C83">
        <w:rPr>
          <w:b/>
          <w:bCs/>
        </w:rPr>
        <w:t>subset of citation links</w:t>
      </w:r>
      <w:r w:rsidR="008E3C83" w:rsidRPr="008E3C83">
        <w:t xml:space="preserve"> is removed</w:t>
      </w:r>
      <w:r w:rsidR="008E3C83">
        <w:t xml:space="preserve">. </w:t>
      </w:r>
    </w:p>
    <w:p w14:paraId="2011543A" w14:textId="321E0C07" w:rsidR="008E3C83" w:rsidRDefault="002A4722" w:rsidP="002A4722">
      <w:pPr>
        <w:pStyle w:val="a9"/>
        <w:numPr>
          <w:ilvl w:val="0"/>
          <w:numId w:val="67"/>
        </w:numPr>
        <w:spacing w:before="100" w:beforeAutospacing="1" w:after="100" w:afterAutospacing="1" w:line="240" w:lineRule="auto"/>
        <w:rPr>
          <w:rFonts w:eastAsia="Times New Roman" w:cs="Times New Roman"/>
          <w:kern w:val="0"/>
          <w14:ligatures w14:val="none"/>
        </w:rPr>
      </w:pPr>
      <w:r w:rsidRPr="002A4722">
        <w:rPr>
          <w:rFonts w:eastAsia="Times New Roman" w:cs="Times New Roman"/>
          <w:kern w:val="0"/>
          <w14:ligatures w14:val="none"/>
        </w:rPr>
        <w:t>The DGGAN model is retrained and evaluated on each modified graph</w:t>
      </w:r>
      <w:r>
        <w:rPr>
          <w:rFonts w:eastAsia="Times New Roman" w:cs="Times New Roman"/>
          <w:kern w:val="0"/>
          <w14:ligatures w14:val="none"/>
        </w:rPr>
        <w:t>.</w:t>
      </w:r>
    </w:p>
    <w:p w14:paraId="21887518" w14:textId="035EC0B0" w:rsidR="002A4722" w:rsidRPr="008D31E4" w:rsidRDefault="002A4722" w:rsidP="00E200F6">
      <w:pPr>
        <w:pStyle w:val="a9"/>
        <w:numPr>
          <w:ilvl w:val="0"/>
          <w:numId w:val="67"/>
        </w:numPr>
        <w:spacing w:before="100" w:beforeAutospacing="1" w:after="100" w:afterAutospacing="1" w:line="240" w:lineRule="auto"/>
        <w:rPr>
          <w:rFonts w:eastAsia="Times New Roman" w:cs="Times New Roman"/>
          <w:kern w:val="0"/>
          <w14:ligatures w14:val="none"/>
        </w:rPr>
      </w:pPr>
      <w:r w:rsidRPr="002A4722">
        <w:rPr>
          <w:rFonts w:eastAsia="Times New Roman" w:cs="Times New Roman"/>
          <w:kern w:val="0"/>
          <w14:ligatures w14:val="none"/>
        </w:rPr>
        <w:t>Averaging the results across runs helps mitigate the effect of sampling variance and</w:t>
      </w:r>
      <w:r>
        <w:rPr>
          <w:rFonts w:eastAsia="Times New Roman" w:cs="Times New Roman"/>
          <w:kern w:val="0"/>
          <w14:ligatures w14:val="none"/>
        </w:rPr>
        <w:t xml:space="preserve"> </w:t>
      </w:r>
      <w:r w:rsidRPr="002A4722">
        <w:rPr>
          <w:rFonts w:eastAsia="Times New Roman" w:cs="Times New Roman"/>
          <w:kern w:val="0"/>
          <w14:ligatures w14:val="none"/>
        </w:rPr>
        <w:t>supports more reliable performance conclusions</w:t>
      </w:r>
      <w:r>
        <w:rPr>
          <w:rFonts w:eastAsia="Times New Roman" w:cs="Times New Roman"/>
          <w:kern w:val="0"/>
          <w14:ligatures w14:val="none"/>
        </w:rPr>
        <w:t>.</w:t>
      </w:r>
    </w:p>
    <w:p w14:paraId="68EC0192" w14:textId="07F82A61" w:rsidR="000A13A0" w:rsidRDefault="008253EA" w:rsidP="00935E6A">
      <w:pPr>
        <w:spacing w:before="100" w:beforeAutospacing="1" w:after="100" w:afterAutospacing="1" w:line="240" w:lineRule="auto"/>
        <w:ind w:left="720"/>
        <w:rPr>
          <w:rFonts w:eastAsia="Times New Roman" w:cs="Times New Roman"/>
          <w:kern w:val="0"/>
          <w14:ligatures w14:val="none"/>
        </w:rPr>
      </w:pPr>
      <w:r>
        <w:rPr>
          <w:rFonts w:eastAsia="Times New Roman" w:cs="Times New Roman"/>
          <w:b/>
          <w:bCs/>
          <w:kern w:val="0"/>
          <w14:ligatures w14:val="none"/>
        </w:rPr>
        <w:t>5</w:t>
      </w:r>
      <w:r w:rsidR="008C471D" w:rsidRPr="000A13A0">
        <w:rPr>
          <w:rFonts w:eastAsia="Times New Roman" w:cs="Times New Roman"/>
          <w:b/>
          <w:bCs/>
          <w:kern w:val="0"/>
          <w14:ligatures w14:val="none"/>
        </w:rPr>
        <w:t>.</w:t>
      </w:r>
      <w:r w:rsidR="007F56BB">
        <w:rPr>
          <w:rFonts w:eastAsia="Times New Roman" w:cs="Times New Roman"/>
          <w:b/>
          <w:bCs/>
          <w:kern w:val="0"/>
          <w14:ligatures w14:val="none"/>
        </w:rPr>
        <w:t>4</w:t>
      </w:r>
      <w:r w:rsidR="00683BD2">
        <w:rPr>
          <w:rFonts w:eastAsia="Times New Roman" w:cs="Times New Roman"/>
          <w:b/>
          <w:bCs/>
          <w:kern w:val="0"/>
          <w14:ligatures w14:val="none"/>
        </w:rPr>
        <w:t>.</w:t>
      </w:r>
      <w:r w:rsidR="007F56BB">
        <w:rPr>
          <w:rFonts w:eastAsia="Times New Roman" w:cs="Times New Roman"/>
          <w:b/>
          <w:bCs/>
          <w:kern w:val="0"/>
          <w14:ligatures w14:val="none"/>
        </w:rPr>
        <w:t>2</w:t>
      </w:r>
      <w:r w:rsidR="008C471D" w:rsidRPr="000A13A0">
        <w:rPr>
          <w:rFonts w:eastAsia="Times New Roman" w:cs="Times New Roman"/>
          <w:b/>
          <w:bCs/>
          <w:kern w:val="0"/>
          <w14:ligatures w14:val="none"/>
        </w:rPr>
        <w:t>.</w:t>
      </w:r>
      <w:r w:rsidR="00DB709A">
        <w:rPr>
          <w:rFonts w:eastAsia="Times New Roman" w:cs="Times New Roman"/>
          <w:b/>
          <w:bCs/>
          <w:kern w:val="0"/>
          <w14:ligatures w14:val="none"/>
        </w:rPr>
        <w:t>1</w:t>
      </w:r>
      <w:r w:rsidR="008C471D" w:rsidRPr="000A13A0">
        <w:rPr>
          <w:rFonts w:eastAsia="Times New Roman" w:cs="Times New Roman"/>
          <w:b/>
          <w:bCs/>
          <w:kern w:val="0"/>
          <w14:ligatures w14:val="none"/>
        </w:rPr>
        <w:t xml:space="preserve"> Flowchart of the Evaluation Methodology</w:t>
      </w:r>
    </w:p>
    <w:p w14:paraId="3E596A3D" w14:textId="7D2F962D" w:rsidR="00B9645D" w:rsidRDefault="008C471D" w:rsidP="00B9645D">
      <w:pPr>
        <w:spacing w:before="100" w:beforeAutospacing="1" w:after="100" w:afterAutospacing="1" w:line="240" w:lineRule="auto"/>
        <w:ind w:left="720"/>
        <w:rPr>
          <w:rFonts w:eastAsia="Times New Roman" w:cs="Times New Roman"/>
          <w:kern w:val="0"/>
          <w14:ligatures w14:val="none"/>
        </w:rPr>
      </w:pPr>
      <w:r w:rsidRPr="008C471D">
        <w:rPr>
          <w:rFonts w:eastAsia="Times New Roman" w:cs="Times New Roman"/>
          <w:kern w:val="0"/>
          <w14:ligatures w14:val="none"/>
        </w:rPr>
        <w:t>This flowchart</w:t>
      </w:r>
      <w:r>
        <w:rPr>
          <w:rFonts w:eastAsia="Times New Roman" w:cs="Times New Roman"/>
          <w:kern w:val="0"/>
          <w14:ligatures w14:val="none"/>
        </w:rPr>
        <w:t xml:space="preserve"> </w:t>
      </w:r>
      <w:r w:rsidR="00BA7EAB" w:rsidRPr="00BA7EAB">
        <w:rPr>
          <w:rFonts w:eastAsia="Times New Roman" w:cs="Times New Roman"/>
          <w:kern w:val="0"/>
          <w14:ligatures w14:val="none"/>
        </w:rPr>
        <w:t>in</w:t>
      </w:r>
      <w:r w:rsidR="00BA7EAB" w:rsidRPr="00E200F6">
        <w:rPr>
          <w:rFonts w:eastAsia="Times New Roman" w:cs="Times New Roman"/>
          <w:b/>
          <w:bCs/>
          <w:kern w:val="0"/>
          <w14:ligatures w14:val="none"/>
        </w:rPr>
        <w:t xml:space="preserve"> </w:t>
      </w:r>
      <w:r w:rsidR="00BA7EAB" w:rsidRPr="00BA7EAB">
        <w:rPr>
          <w:rFonts w:eastAsia="Times New Roman" w:cs="Times New Roman"/>
          <w:b/>
          <w:bCs/>
          <w:kern w:val="0"/>
          <w14:ligatures w14:val="none"/>
        </w:rPr>
        <w:t>Figure 7</w:t>
      </w:r>
      <w:r w:rsidRPr="008C471D">
        <w:rPr>
          <w:rFonts w:eastAsia="Times New Roman" w:cs="Times New Roman"/>
          <w:kern w:val="0"/>
          <w14:ligatures w14:val="none"/>
        </w:rPr>
        <w:t xml:space="preserve"> </w:t>
      </w:r>
      <w:r w:rsidR="00545863" w:rsidRPr="00545863">
        <w:rPr>
          <w:rFonts w:eastAsia="Times New Roman" w:cs="Times New Roman"/>
          <w:kern w:val="0"/>
          <w14:ligatures w14:val="none"/>
        </w:rPr>
        <w:t>outlines the complete evaluation pipeline designed to assess the</w:t>
      </w:r>
      <w:r w:rsidR="00545863">
        <w:rPr>
          <w:rFonts w:eastAsia="Times New Roman" w:cs="Times New Roman"/>
          <w:kern w:val="0"/>
          <w14:ligatures w14:val="none"/>
        </w:rPr>
        <w:t xml:space="preserve"> </w:t>
      </w:r>
      <w:r w:rsidR="00545863" w:rsidRPr="00545863">
        <w:rPr>
          <w:rFonts w:eastAsia="Times New Roman" w:cs="Times New Roman"/>
          <w:kern w:val="0"/>
          <w14:ligatures w14:val="none"/>
        </w:rPr>
        <w:t>link prediction capabilities of the</w:t>
      </w:r>
      <w:r w:rsidRPr="008C471D">
        <w:rPr>
          <w:rFonts w:eastAsia="Times New Roman" w:cs="Times New Roman"/>
          <w:kern w:val="0"/>
          <w14:ligatures w14:val="none"/>
        </w:rPr>
        <w:t xml:space="preserve"> DGGAN </w:t>
      </w:r>
      <w:r w:rsidR="00545863">
        <w:rPr>
          <w:rFonts w:eastAsia="Times New Roman" w:cs="Times New Roman"/>
          <w:kern w:val="0"/>
          <w14:ligatures w14:val="none"/>
        </w:rPr>
        <w:t>model</w:t>
      </w:r>
      <w:r w:rsidRPr="008C471D">
        <w:rPr>
          <w:rFonts w:eastAsia="Times New Roman" w:cs="Times New Roman"/>
          <w:kern w:val="0"/>
          <w14:ligatures w14:val="none"/>
        </w:rPr>
        <w:t xml:space="preserve">. The process </w:t>
      </w:r>
      <w:r w:rsidR="00B9645D" w:rsidRPr="00B9645D">
        <w:rPr>
          <w:rFonts w:eastAsia="Times New Roman" w:cs="Times New Roman"/>
          <w:kern w:val="0"/>
          <w14:ligatures w14:val="none"/>
        </w:rPr>
        <w:t>follows these key steps</w:t>
      </w:r>
      <w:r w:rsidR="00B9645D">
        <w:rPr>
          <w:rFonts w:eastAsia="Times New Roman" w:cs="Times New Roman"/>
          <w:kern w:val="0"/>
          <w14:ligatures w14:val="none"/>
        </w:rPr>
        <w:t>:</w:t>
      </w:r>
    </w:p>
    <w:p w14:paraId="6D473C54" w14:textId="641102E2" w:rsidR="00B9645D" w:rsidRDefault="002C5B57" w:rsidP="007625B6">
      <w:pPr>
        <w:pStyle w:val="a9"/>
        <w:numPr>
          <w:ilvl w:val="1"/>
          <w:numId w:val="16"/>
        </w:numPr>
        <w:spacing w:before="100" w:beforeAutospacing="1" w:after="100" w:afterAutospacing="1" w:line="240" w:lineRule="auto"/>
        <w:rPr>
          <w:rFonts w:eastAsia="Times New Roman" w:cs="Times New Roman"/>
          <w:kern w:val="0"/>
          <w14:ligatures w14:val="none"/>
        </w:rPr>
      </w:pPr>
      <w:r w:rsidRPr="002C5B57">
        <w:rPr>
          <w:rFonts w:eastAsia="Times New Roman" w:cs="Times New Roman"/>
          <w:b/>
          <w:bCs/>
          <w:kern w:val="0"/>
          <w14:ligatures w14:val="none"/>
        </w:rPr>
        <w:t>Edge Removal</w:t>
      </w:r>
      <w:r w:rsidRPr="002C5B57">
        <w:rPr>
          <w:rFonts w:eastAsia="Times New Roman" w:cs="Times New Roman"/>
          <w:kern w:val="0"/>
          <w14:ligatures w14:val="none"/>
        </w:rPr>
        <w:t>: A predefined percentage</w:t>
      </w:r>
      <w:r>
        <w:rPr>
          <w:rFonts w:eastAsia="Times New Roman" w:cs="Times New Roman"/>
          <w:kern w:val="0"/>
          <w14:ligatures w14:val="none"/>
        </w:rPr>
        <w:t xml:space="preserve"> </w:t>
      </w:r>
      <m:oMath>
        <m:r>
          <w:rPr>
            <w:rFonts w:ascii="Cambria Math" w:eastAsia="Times New Roman" w:hAnsi="Cambria Math" w:cs="Times New Roman"/>
            <w:kern w:val="0"/>
            <w14:ligatures w14:val="none"/>
          </w:rPr>
          <m:t>P%</m:t>
        </m:r>
      </m:oMath>
      <w:r w:rsidRPr="002C5B57">
        <w:rPr>
          <w:rFonts w:eastAsia="Times New Roman" w:cs="Times New Roman"/>
          <w:kern w:val="0"/>
          <w14:ligatures w14:val="none"/>
        </w:rPr>
        <w:t xml:space="preserve"> of real citation links is randomly</w:t>
      </w:r>
      <w:r>
        <w:rPr>
          <w:rFonts w:eastAsia="Times New Roman" w:cs="Times New Roman"/>
          <w:kern w:val="0"/>
          <w14:ligatures w14:val="none"/>
        </w:rPr>
        <w:t xml:space="preserve"> </w:t>
      </w:r>
      <w:r w:rsidR="007625B6" w:rsidRPr="007625B6">
        <w:rPr>
          <w:rFonts w:eastAsia="Times New Roman" w:cs="Times New Roman"/>
          <w:kern w:val="0"/>
          <w14:ligatures w14:val="none"/>
        </w:rPr>
        <w:t>removed from the input graph to simulate missing edges</w:t>
      </w:r>
      <w:r w:rsidR="007625B6">
        <w:rPr>
          <w:rFonts w:eastAsia="Times New Roman" w:cs="Times New Roman"/>
          <w:kern w:val="0"/>
          <w14:ligatures w14:val="none"/>
        </w:rPr>
        <w:t>.</w:t>
      </w:r>
    </w:p>
    <w:p w14:paraId="48EB52B5" w14:textId="0A26E918" w:rsidR="007625B6" w:rsidRDefault="007625B6" w:rsidP="007625B6">
      <w:pPr>
        <w:pStyle w:val="a9"/>
        <w:numPr>
          <w:ilvl w:val="1"/>
          <w:numId w:val="16"/>
        </w:numPr>
        <w:spacing w:before="100" w:beforeAutospacing="1" w:after="100" w:afterAutospacing="1" w:line="240" w:lineRule="auto"/>
        <w:rPr>
          <w:rFonts w:eastAsia="Times New Roman" w:cs="Times New Roman"/>
          <w:kern w:val="0"/>
          <w14:ligatures w14:val="none"/>
        </w:rPr>
      </w:pPr>
      <w:r w:rsidRPr="007625B6">
        <w:rPr>
          <w:rFonts w:eastAsia="Times New Roman" w:cs="Times New Roman"/>
          <w:b/>
          <w:bCs/>
          <w:kern w:val="0"/>
          <w14:ligatures w14:val="none"/>
        </w:rPr>
        <w:t>Model Training and Prediction</w:t>
      </w:r>
      <w:r w:rsidRPr="007625B6">
        <w:rPr>
          <w:rFonts w:eastAsia="Times New Roman" w:cs="Times New Roman"/>
          <w:kern w:val="0"/>
          <w14:ligatures w14:val="none"/>
        </w:rPr>
        <w:t xml:space="preserve">: The DGGAN model is trained on </w:t>
      </w:r>
      <w:r w:rsidR="00454492" w:rsidRPr="007625B6">
        <w:rPr>
          <w:rFonts w:eastAsia="Times New Roman" w:cs="Times New Roman"/>
          <w:kern w:val="0"/>
          <w14:ligatures w14:val="none"/>
        </w:rPr>
        <w:t>an</w:t>
      </w:r>
      <w:r w:rsidRPr="007625B6">
        <w:rPr>
          <w:rFonts w:eastAsia="Times New Roman" w:cs="Times New Roman"/>
          <w:kern w:val="0"/>
          <w14:ligatures w14:val="none"/>
        </w:rPr>
        <w:t xml:space="preserve"> incomplete</w:t>
      </w:r>
      <w:r>
        <w:rPr>
          <w:rFonts w:eastAsia="Times New Roman" w:cs="Times New Roman"/>
          <w:kern w:val="0"/>
          <w14:ligatures w14:val="none"/>
        </w:rPr>
        <w:t xml:space="preserve"> </w:t>
      </w:r>
      <w:r w:rsidRPr="007625B6">
        <w:rPr>
          <w:rFonts w:eastAsia="Times New Roman" w:cs="Times New Roman"/>
          <w:kern w:val="0"/>
          <w14:ligatures w14:val="none"/>
        </w:rPr>
        <w:t>graph and tasked with predicting the missing citation links</w:t>
      </w:r>
      <w:r>
        <w:rPr>
          <w:rFonts w:eastAsia="Times New Roman" w:cs="Times New Roman"/>
          <w:kern w:val="0"/>
          <w14:ligatures w14:val="none"/>
        </w:rPr>
        <w:t>.</w:t>
      </w:r>
    </w:p>
    <w:p w14:paraId="227BB7A6" w14:textId="7F0BA678" w:rsidR="007625B6" w:rsidRDefault="009F14A4" w:rsidP="009F14A4">
      <w:pPr>
        <w:pStyle w:val="a9"/>
        <w:numPr>
          <w:ilvl w:val="1"/>
          <w:numId w:val="16"/>
        </w:numPr>
        <w:spacing w:before="100" w:beforeAutospacing="1" w:after="100" w:afterAutospacing="1" w:line="240" w:lineRule="auto"/>
        <w:rPr>
          <w:rFonts w:eastAsia="Times New Roman" w:cs="Times New Roman"/>
          <w:kern w:val="0"/>
          <w14:ligatures w14:val="none"/>
        </w:rPr>
      </w:pPr>
      <w:r w:rsidRPr="009F14A4">
        <w:rPr>
          <w:rFonts w:eastAsia="Times New Roman" w:cs="Times New Roman"/>
          <w:b/>
          <w:bCs/>
          <w:kern w:val="0"/>
          <w14:ligatures w14:val="none"/>
        </w:rPr>
        <w:t>Evaluation</w:t>
      </w:r>
      <w:r w:rsidRPr="009F14A4">
        <w:rPr>
          <w:rFonts w:eastAsia="Times New Roman" w:cs="Times New Roman"/>
          <w:kern w:val="0"/>
          <w14:ligatures w14:val="none"/>
        </w:rPr>
        <w:t>: The predicted links are compared to the original (held-out) edges to</w:t>
      </w:r>
      <w:r>
        <w:rPr>
          <w:rFonts w:eastAsia="Times New Roman" w:cs="Times New Roman"/>
          <w:kern w:val="0"/>
          <w14:ligatures w14:val="none"/>
        </w:rPr>
        <w:t xml:space="preserve"> </w:t>
      </w:r>
      <w:r w:rsidRPr="009F14A4">
        <w:rPr>
          <w:rFonts w:eastAsia="Times New Roman" w:cs="Times New Roman"/>
          <w:kern w:val="0"/>
          <w14:ligatures w14:val="none"/>
        </w:rPr>
        <w:t>measure reconstruction performance</w:t>
      </w:r>
      <w:r>
        <w:rPr>
          <w:rFonts w:eastAsia="Times New Roman" w:cs="Times New Roman"/>
          <w:kern w:val="0"/>
          <w14:ligatures w14:val="none"/>
        </w:rPr>
        <w:t>.</w:t>
      </w:r>
    </w:p>
    <w:p w14:paraId="707AA82F" w14:textId="1E47A6CA" w:rsidR="009F14A4" w:rsidRPr="00E200F6" w:rsidRDefault="009F14A4" w:rsidP="00E200F6">
      <w:pPr>
        <w:pStyle w:val="a9"/>
        <w:numPr>
          <w:ilvl w:val="1"/>
          <w:numId w:val="16"/>
        </w:numPr>
        <w:spacing w:before="100" w:beforeAutospacing="1" w:after="100" w:afterAutospacing="1" w:line="240" w:lineRule="auto"/>
        <w:rPr>
          <w:rFonts w:eastAsia="Times New Roman" w:cs="Times New Roman"/>
          <w:kern w:val="0"/>
          <w14:ligatures w14:val="none"/>
        </w:rPr>
      </w:pPr>
      <w:r w:rsidRPr="009F14A4">
        <w:rPr>
          <w:rFonts w:eastAsia="Times New Roman" w:cs="Times New Roman"/>
          <w:b/>
          <w:bCs/>
          <w:kern w:val="0"/>
          <w14:ligatures w14:val="none"/>
        </w:rPr>
        <w:t>Repetition</w:t>
      </w:r>
      <w:r w:rsidRPr="009F14A4">
        <w:rPr>
          <w:rFonts w:eastAsia="Times New Roman" w:cs="Times New Roman"/>
          <w:kern w:val="0"/>
          <w14:ligatures w14:val="none"/>
        </w:rPr>
        <w:t xml:space="preserve">: This process is repeated </w:t>
      </w:r>
      <m:oMath>
        <m:r>
          <w:rPr>
            <w:rFonts w:ascii="Cambria Math" w:eastAsia="Times New Roman" w:hAnsi="Cambria Math" w:cs="Times New Roman"/>
            <w:kern w:val="0"/>
            <w14:ligatures w14:val="none"/>
          </w:rPr>
          <m:t>K</m:t>
        </m:r>
      </m:oMath>
      <w:r w:rsidRPr="009F14A4">
        <w:rPr>
          <w:rFonts w:eastAsia="Times New Roman" w:cs="Times New Roman"/>
          <w:kern w:val="0"/>
          <w14:ligatures w14:val="none"/>
        </w:rPr>
        <w:t xml:space="preserve"> times with different random removals to</w:t>
      </w:r>
      <w:r w:rsidR="00931A21">
        <w:rPr>
          <w:rFonts w:eastAsia="Times New Roman" w:cs="Times New Roman"/>
          <w:kern w:val="0"/>
          <w14:ligatures w14:val="none"/>
        </w:rPr>
        <w:t xml:space="preserve"> </w:t>
      </w:r>
      <w:r w:rsidR="00931A21" w:rsidRPr="00931A21">
        <w:rPr>
          <w:rFonts w:eastAsia="Times New Roman" w:cs="Times New Roman"/>
          <w:kern w:val="0"/>
          <w14:ligatures w14:val="none"/>
        </w:rPr>
        <w:t>ensure statistically robust evaluation and reduce variance</w:t>
      </w:r>
      <w:r w:rsidR="00931A21">
        <w:rPr>
          <w:rFonts w:eastAsia="Times New Roman" w:cs="Times New Roman"/>
          <w:kern w:val="0"/>
          <w14:ligatures w14:val="none"/>
        </w:rPr>
        <w:t>.</w:t>
      </w:r>
    </w:p>
    <w:p w14:paraId="5018595D" w14:textId="73628033" w:rsidR="008C471D" w:rsidRPr="006F1803" w:rsidRDefault="0060403C" w:rsidP="00B6658E">
      <w:pPr>
        <w:spacing w:before="100" w:beforeAutospacing="1" w:after="100" w:afterAutospacing="1" w:line="240" w:lineRule="auto"/>
        <w:jc w:val="center"/>
        <w:rPr>
          <w:rFonts w:eastAsia="Times New Roman" w:cs="Times New Roman"/>
          <w:kern w:val="0"/>
          <w14:ligatures w14:val="none"/>
        </w:rPr>
      </w:pPr>
      <w:r w:rsidRPr="0060403C">
        <w:rPr>
          <w:rFonts w:eastAsia="Times New Roman" w:cs="Times New Roman"/>
          <w:noProof/>
          <w:kern w:val="0"/>
          <w14:ligatures w14:val="none"/>
        </w:rPr>
        <w:lastRenderedPageBreak/>
        <w:drawing>
          <wp:inline distT="0" distB="0" distL="0" distR="0" wp14:anchorId="096304A3" wp14:editId="36BD4447">
            <wp:extent cx="3410426" cy="4305901"/>
            <wp:effectExtent l="0" t="0" r="0" b="0"/>
            <wp:docPr id="218068642" name="תמונה 1" descr="תמונה שמכילה טקסט, צילום מסך, גופן,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68642" name="תמונה 1" descr="תמונה שמכילה טקסט, צילום מסך, גופן, מספר&#10;&#10;תוכן שנוצר על-ידי בינה מלאכותית עשוי להיות שגוי."/>
                    <pic:cNvPicPr/>
                  </pic:nvPicPr>
                  <pic:blipFill>
                    <a:blip r:embed="rId30"/>
                    <a:stretch>
                      <a:fillRect/>
                    </a:stretch>
                  </pic:blipFill>
                  <pic:spPr>
                    <a:xfrm>
                      <a:off x="0" y="0"/>
                      <a:ext cx="3410426" cy="4305901"/>
                    </a:xfrm>
                    <a:prstGeom prst="rect">
                      <a:avLst/>
                    </a:prstGeom>
                  </pic:spPr>
                </pic:pic>
              </a:graphicData>
            </a:graphic>
          </wp:inline>
        </w:drawing>
      </w:r>
      <w:r w:rsidR="008C471D">
        <w:rPr>
          <w:rFonts w:eastAsia="Times New Roman" w:cs="Times New Roman"/>
          <w:kern w:val="0"/>
          <w14:ligatures w14:val="none"/>
        </w:rPr>
        <w:br/>
      </w:r>
      <w:r w:rsidR="008C471D" w:rsidRPr="00232634">
        <w:rPr>
          <w:rFonts w:eastAsia="Times New Roman" w:cs="Times New Roman"/>
          <w:kern w:val="0"/>
          <w14:ligatures w14:val="none"/>
        </w:rPr>
        <w:t xml:space="preserve">Figure </w:t>
      </w:r>
      <w:r w:rsidR="005B21F4" w:rsidRPr="00232634">
        <w:rPr>
          <w:rFonts w:eastAsia="Times New Roman" w:cs="Times New Roman"/>
          <w:kern w:val="0"/>
          <w14:ligatures w14:val="none"/>
        </w:rPr>
        <w:t>8</w:t>
      </w:r>
      <w:r w:rsidR="008C471D" w:rsidRPr="00232634">
        <w:rPr>
          <w:rFonts w:eastAsia="Times New Roman" w:cs="Times New Roman"/>
          <w:kern w:val="0"/>
          <w14:ligatures w14:val="none"/>
        </w:rPr>
        <w:t>:</w:t>
      </w:r>
      <w:r w:rsidR="008C471D">
        <w:rPr>
          <w:rFonts w:eastAsia="Times New Roman" w:cs="Times New Roman"/>
          <w:kern w:val="0"/>
          <w14:ligatures w14:val="none"/>
        </w:rPr>
        <w:t xml:space="preserve"> Flowchart Evaluation Methodology</w:t>
      </w:r>
      <w:r w:rsidR="00232634">
        <w:rPr>
          <w:rFonts w:eastAsia="Times New Roman" w:cs="Times New Roman"/>
          <w:kern w:val="0"/>
          <w14:ligatures w14:val="none"/>
        </w:rPr>
        <w:t>.</w:t>
      </w:r>
    </w:p>
    <w:p w14:paraId="53A21A4E" w14:textId="16A67252" w:rsidR="00FF1A3B" w:rsidRDefault="00FF1A3B" w:rsidP="00674A28">
      <w:pPr>
        <w:spacing w:before="100" w:beforeAutospacing="1" w:after="100" w:afterAutospacing="1" w:line="240" w:lineRule="auto"/>
        <w:rPr>
          <w:rFonts w:eastAsia="Times New Roman" w:cs="Times New Roman"/>
          <w:kern w:val="0"/>
          <w14:ligatures w14:val="none"/>
        </w:rPr>
      </w:pPr>
      <w:r w:rsidRPr="00FF1A3B">
        <w:rPr>
          <w:rFonts w:eastAsia="Times New Roman" w:cs="Times New Roman"/>
          <w:kern w:val="0"/>
          <w14:ligatures w14:val="none"/>
        </w:rPr>
        <w:t>This approach provides a stress test for DGGAN by ensuring that it learns meaningful graph structures rather than memorizing spurious patterns</w:t>
      </w:r>
      <w:r w:rsidR="00231046">
        <w:rPr>
          <w:rFonts w:eastAsia="Times New Roman" w:cs="Times New Roman"/>
          <w:kern w:val="0"/>
          <w14:ligatures w14:val="none"/>
        </w:rPr>
        <w:t>.</w:t>
      </w:r>
    </w:p>
    <w:p w14:paraId="2A1D03C9" w14:textId="3A3C6EFC" w:rsidR="00E8368E" w:rsidRPr="00C3749A" w:rsidRDefault="0076071A" w:rsidP="00C3749A">
      <w:pPr>
        <w:spacing w:before="100" w:beforeAutospacing="1" w:after="100" w:afterAutospacing="1" w:line="240" w:lineRule="auto"/>
        <w:rPr>
          <w:rFonts w:eastAsia="Times New Roman" w:cs="Times New Roman"/>
          <w:kern w:val="0"/>
          <w14:ligatures w14:val="none"/>
        </w:rPr>
      </w:pPr>
      <w:r w:rsidRPr="00C3749A">
        <w:rPr>
          <w:rFonts w:eastAsia="Times New Roman" w:cs="Times New Roman"/>
          <w:kern w:val="0"/>
          <w14:ligatures w14:val="none"/>
        </w:rPr>
        <w:t xml:space="preserve">This evaluation framework serves as a </w:t>
      </w:r>
      <w:r w:rsidRPr="00E200F6">
        <w:rPr>
          <w:rFonts w:eastAsia="Times New Roman" w:cs="Times New Roman"/>
          <w:kern w:val="0"/>
          <w14:ligatures w14:val="none"/>
        </w:rPr>
        <w:t>stress test</w:t>
      </w:r>
      <w:r w:rsidRPr="00C3749A">
        <w:rPr>
          <w:rFonts w:eastAsia="Times New Roman" w:cs="Times New Roman"/>
          <w:kern w:val="0"/>
          <w14:ligatures w14:val="none"/>
        </w:rPr>
        <w:t xml:space="preserve"> for DGGAN. By forcing the model to reconstruct deliberately removed links, we assess whether it learns </w:t>
      </w:r>
      <w:r w:rsidRPr="00E200F6">
        <w:rPr>
          <w:rFonts w:eastAsia="Times New Roman" w:cs="Times New Roman"/>
          <w:kern w:val="0"/>
          <w14:ligatures w14:val="none"/>
        </w:rPr>
        <w:t xml:space="preserve">generalizable </w:t>
      </w:r>
      <w:r w:rsidR="00C3749A" w:rsidRPr="00E200F6">
        <w:rPr>
          <w:rFonts w:eastAsia="Times New Roman" w:cs="Times New Roman"/>
          <w:kern w:val="0"/>
          <w14:ligatures w14:val="none"/>
        </w:rPr>
        <w:t>structural patterns in the citation network, rather than simply memorizing observed connections.</w:t>
      </w:r>
    </w:p>
    <w:p w14:paraId="7B0E7B30" w14:textId="77777777" w:rsidR="00990CA9" w:rsidRDefault="00990CA9" w:rsidP="00DC4AB2">
      <w:pPr>
        <w:spacing w:before="100" w:beforeAutospacing="1" w:after="100" w:afterAutospacing="1" w:line="240" w:lineRule="auto"/>
        <w:rPr>
          <w:rFonts w:eastAsia="Times New Roman" w:cs="Times New Roman"/>
          <w:b/>
          <w:bCs/>
          <w:kern w:val="0"/>
          <w14:ligatures w14:val="none"/>
        </w:rPr>
      </w:pPr>
    </w:p>
    <w:p w14:paraId="7F5EC6F5" w14:textId="77777777" w:rsidR="00990CA9" w:rsidRDefault="00990CA9" w:rsidP="00DC4AB2">
      <w:pPr>
        <w:spacing w:before="100" w:beforeAutospacing="1" w:after="100" w:afterAutospacing="1" w:line="240" w:lineRule="auto"/>
        <w:rPr>
          <w:rFonts w:eastAsia="Times New Roman" w:cs="Times New Roman"/>
          <w:b/>
          <w:bCs/>
          <w:kern w:val="0"/>
          <w14:ligatures w14:val="none"/>
        </w:rPr>
      </w:pPr>
    </w:p>
    <w:p w14:paraId="315B3751" w14:textId="77777777" w:rsidR="00990CA9" w:rsidRDefault="00990CA9" w:rsidP="00DC4AB2">
      <w:pPr>
        <w:spacing w:before="100" w:beforeAutospacing="1" w:after="100" w:afterAutospacing="1" w:line="240" w:lineRule="auto"/>
        <w:rPr>
          <w:rFonts w:eastAsia="Times New Roman" w:cs="Times New Roman"/>
          <w:b/>
          <w:bCs/>
          <w:kern w:val="0"/>
          <w14:ligatures w14:val="none"/>
        </w:rPr>
      </w:pPr>
    </w:p>
    <w:p w14:paraId="6035764A" w14:textId="77777777" w:rsidR="00990CA9" w:rsidRDefault="00990CA9" w:rsidP="00DC4AB2">
      <w:pPr>
        <w:spacing w:before="100" w:beforeAutospacing="1" w:after="100" w:afterAutospacing="1" w:line="240" w:lineRule="auto"/>
        <w:rPr>
          <w:rFonts w:eastAsia="Times New Roman" w:cs="Times New Roman"/>
          <w:b/>
          <w:bCs/>
          <w:kern w:val="0"/>
          <w14:ligatures w14:val="none"/>
        </w:rPr>
      </w:pPr>
    </w:p>
    <w:p w14:paraId="48FFFA78" w14:textId="77777777" w:rsidR="00990CA9" w:rsidRDefault="00990CA9" w:rsidP="00DC4AB2">
      <w:pPr>
        <w:spacing w:before="100" w:beforeAutospacing="1" w:after="100" w:afterAutospacing="1" w:line="240" w:lineRule="auto"/>
        <w:rPr>
          <w:rFonts w:eastAsia="Times New Roman" w:cs="Times New Roman"/>
          <w:b/>
          <w:bCs/>
          <w:kern w:val="0"/>
          <w14:ligatures w14:val="none"/>
        </w:rPr>
      </w:pPr>
    </w:p>
    <w:p w14:paraId="6EAA94B7" w14:textId="710567EA" w:rsidR="002B10D7" w:rsidRPr="009A48F2" w:rsidRDefault="004A4E42" w:rsidP="00DC4AB2">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lastRenderedPageBreak/>
        <w:t>5.5</w:t>
      </w:r>
      <w:r w:rsidR="00DB709A" w:rsidRPr="009A48F2">
        <w:rPr>
          <w:rFonts w:eastAsia="Times New Roman" w:cs="Times New Roman"/>
          <w:b/>
          <w:bCs/>
          <w:kern w:val="0"/>
          <w14:ligatures w14:val="none"/>
        </w:rPr>
        <w:t>. Evaluation Result</w:t>
      </w:r>
      <w:r w:rsidR="002B10D7" w:rsidRPr="009A48F2">
        <w:rPr>
          <w:rFonts w:eastAsia="Times New Roman" w:cs="Times New Roman"/>
          <w:b/>
          <w:bCs/>
          <w:kern w:val="0"/>
          <w14:ligatures w14:val="none"/>
        </w:rPr>
        <w:t>s:</w:t>
      </w:r>
      <w:r w:rsidR="002B10D7">
        <w:rPr>
          <w:rFonts w:eastAsia="Times New Roman" w:cs="Times New Roman"/>
          <w:kern w:val="0"/>
          <w14:ligatures w14:val="none"/>
        </w:rPr>
        <w:br/>
      </w:r>
      <w:r w:rsidR="002B10D7">
        <w:rPr>
          <w:rFonts w:eastAsia="Times New Roman" w:cs="Times New Roman"/>
          <w:kern w:val="0"/>
          <w14:ligatures w14:val="none"/>
        </w:rPr>
        <w:br/>
      </w:r>
      <w:r w:rsidR="002B10D7" w:rsidRPr="009A48F2">
        <w:rPr>
          <w:rFonts w:eastAsia="Times New Roman" w:cs="Times New Roman"/>
          <w:b/>
          <w:bCs/>
          <w:kern w:val="0"/>
          <w14:ligatures w14:val="none"/>
        </w:rPr>
        <w:tab/>
        <w:t>5.</w:t>
      </w:r>
      <w:r>
        <w:rPr>
          <w:rFonts w:eastAsia="Times New Roman" w:cs="Times New Roman"/>
          <w:b/>
          <w:bCs/>
          <w:kern w:val="0"/>
          <w14:ligatures w14:val="none"/>
        </w:rPr>
        <w:t>5</w:t>
      </w:r>
      <w:r w:rsidR="00F262C5">
        <w:rPr>
          <w:rFonts w:eastAsia="Times New Roman" w:cs="Times New Roman"/>
          <w:b/>
          <w:bCs/>
          <w:kern w:val="0"/>
          <w14:ligatures w14:val="none"/>
        </w:rPr>
        <w:t>.</w:t>
      </w:r>
      <w:r w:rsidR="002B10D7" w:rsidRPr="009A48F2">
        <w:rPr>
          <w:rFonts w:eastAsia="Times New Roman" w:cs="Times New Roman"/>
          <w:b/>
          <w:bCs/>
          <w:kern w:val="0"/>
          <w14:ligatures w14:val="none"/>
        </w:rPr>
        <w:t xml:space="preserve">1. </w:t>
      </w:r>
      <w:r w:rsidR="00677508" w:rsidRPr="009A48F2">
        <w:rPr>
          <w:rFonts w:eastAsia="Times New Roman" w:cs="Times New Roman"/>
          <w:b/>
          <w:bCs/>
          <w:kern w:val="0"/>
          <w14:ligatures w14:val="none"/>
        </w:rPr>
        <w:t>L</w:t>
      </w:r>
      <w:r w:rsidR="002B10D7" w:rsidRPr="009A48F2">
        <w:rPr>
          <w:rFonts w:eastAsia="Times New Roman" w:cs="Times New Roman"/>
          <w:b/>
          <w:bCs/>
          <w:kern w:val="0"/>
          <w14:ligatures w14:val="none"/>
        </w:rPr>
        <w:t xml:space="preserve">ink </w:t>
      </w:r>
      <w:r w:rsidR="00677508" w:rsidRPr="009A48F2">
        <w:rPr>
          <w:rFonts w:eastAsia="Times New Roman" w:cs="Times New Roman"/>
          <w:b/>
          <w:bCs/>
          <w:kern w:val="0"/>
          <w14:ligatures w14:val="none"/>
        </w:rPr>
        <w:t>R</w:t>
      </w:r>
      <w:r w:rsidR="002B10D7" w:rsidRPr="009A48F2">
        <w:rPr>
          <w:rFonts w:eastAsia="Times New Roman" w:cs="Times New Roman"/>
          <w:b/>
          <w:bCs/>
          <w:kern w:val="0"/>
          <w14:ligatures w14:val="none"/>
        </w:rPr>
        <w:t xml:space="preserve">econstruction </w:t>
      </w:r>
      <w:r w:rsidR="00677508" w:rsidRPr="009A48F2">
        <w:rPr>
          <w:rFonts w:eastAsia="Times New Roman" w:cs="Times New Roman"/>
          <w:b/>
          <w:bCs/>
          <w:kern w:val="0"/>
          <w14:ligatures w14:val="none"/>
        </w:rPr>
        <w:t>P</w:t>
      </w:r>
      <w:r w:rsidR="002B10D7" w:rsidRPr="009A48F2">
        <w:rPr>
          <w:rFonts w:eastAsia="Times New Roman" w:cs="Times New Roman"/>
          <w:b/>
          <w:bCs/>
          <w:kern w:val="0"/>
          <w14:ligatures w14:val="none"/>
        </w:rPr>
        <w:t>erformance </w:t>
      </w:r>
    </w:p>
    <w:p w14:paraId="211818EF" w14:textId="77777777" w:rsidR="002B10D7" w:rsidRDefault="002B10D7" w:rsidP="002B10D7">
      <w:pPr>
        <w:spacing w:before="100" w:beforeAutospacing="1" w:after="100" w:afterAutospacing="1" w:line="240" w:lineRule="auto"/>
        <w:rPr>
          <w:rFonts w:eastAsia="Times New Roman" w:cs="Times New Roman"/>
          <w:kern w:val="0"/>
          <w14:ligatures w14:val="none"/>
        </w:rPr>
      </w:pPr>
      <w:r w:rsidRPr="00C07F62">
        <w:rPr>
          <w:rFonts w:eastAsia="Times New Roman" w:cs="Times New Roman"/>
          <w:noProof/>
          <w:kern w:val="0"/>
          <w14:ligatures w14:val="none"/>
        </w:rPr>
        <w:drawing>
          <wp:anchor distT="0" distB="0" distL="114300" distR="114300" simplePos="0" relativeHeight="251658752" behindDoc="0" locked="0" layoutInCell="1" allowOverlap="1" wp14:anchorId="2159B165" wp14:editId="08F73A06">
            <wp:simplePos x="0" y="0"/>
            <wp:positionH relativeFrom="margin">
              <wp:posOffset>-545465</wp:posOffset>
            </wp:positionH>
            <wp:positionV relativeFrom="paragraph">
              <wp:posOffset>336233</wp:posOffset>
            </wp:positionV>
            <wp:extent cx="7012940" cy="4662170"/>
            <wp:effectExtent l="0" t="0" r="0" b="5080"/>
            <wp:wrapSquare wrapText="bothSides"/>
            <wp:docPr id="731329353"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9353" name="Picture 1" descr="A graph with a line and a line&#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7012940" cy="4662170"/>
                    </a:xfrm>
                    <a:prstGeom prst="rect">
                      <a:avLst/>
                    </a:prstGeom>
                  </pic:spPr>
                </pic:pic>
              </a:graphicData>
            </a:graphic>
            <wp14:sizeRelH relativeFrom="margin">
              <wp14:pctWidth>0</wp14:pctWidth>
            </wp14:sizeRelH>
            <wp14:sizeRelV relativeFrom="margin">
              <wp14:pctHeight>0</wp14:pctHeight>
            </wp14:sizeRelV>
          </wp:anchor>
        </w:drawing>
      </w:r>
    </w:p>
    <w:p w14:paraId="0D780730" w14:textId="46E782AB" w:rsidR="00777973" w:rsidRDefault="005B21F4" w:rsidP="004A4E42">
      <w:pPr>
        <w:spacing w:before="100" w:beforeAutospacing="1" w:after="100" w:afterAutospacing="1" w:line="240" w:lineRule="auto"/>
        <w:jc w:val="center"/>
        <w:rPr>
          <w:rFonts w:eastAsia="Times New Roman" w:cs="Times New Roman"/>
          <w:kern w:val="0"/>
          <w14:ligatures w14:val="none"/>
        </w:rPr>
      </w:pPr>
      <w:r w:rsidRPr="00383283">
        <w:br/>
      </w:r>
      <w:r w:rsidRPr="004A4E42">
        <w:t>Figure 9: Distribution of hit ranks and cumulative hit ranks at which the model successfully predicted true citation links</w:t>
      </w:r>
      <w:r w:rsidRPr="00383283">
        <w:t>.</w:t>
      </w:r>
    </w:p>
    <w:p w14:paraId="08C2E568" w14:textId="2AA18660" w:rsidR="00E721D5" w:rsidRPr="00383283" w:rsidRDefault="00E721D5" w:rsidP="00E721D5">
      <w:pPr>
        <w:spacing w:before="100" w:beforeAutospacing="1" w:after="100" w:afterAutospacing="1" w:line="240" w:lineRule="auto"/>
        <w:rPr>
          <w:rFonts w:eastAsia="Times New Roman" w:cs="Times New Roman"/>
          <w:b/>
          <w:bCs/>
          <w:kern w:val="0"/>
          <w14:ligatures w14:val="none"/>
        </w:rPr>
      </w:pPr>
      <w:r w:rsidRPr="00383283">
        <w:rPr>
          <w:rFonts w:eastAsia="Times New Roman" w:cs="Times New Roman"/>
          <w:b/>
          <w:bCs/>
          <w:kern w:val="0"/>
          <w14:ligatures w14:val="none"/>
        </w:rPr>
        <w:t>5.</w:t>
      </w:r>
      <w:r w:rsidR="004A4E42" w:rsidRPr="00383283">
        <w:rPr>
          <w:rFonts w:eastAsia="Times New Roman" w:cs="Times New Roman"/>
          <w:b/>
          <w:bCs/>
          <w:kern w:val="0"/>
          <w14:ligatures w14:val="none"/>
        </w:rPr>
        <w:t>5</w:t>
      </w:r>
      <w:r w:rsidR="00DB2522">
        <w:rPr>
          <w:rFonts w:eastAsia="Times New Roman" w:cs="Times New Roman"/>
          <w:b/>
          <w:bCs/>
          <w:kern w:val="0"/>
          <w14:ligatures w14:val="none"/>
        </w:rPr>
        <w:t>.</w:t>
      </w:r>
      <w:r w:rsidRPr="00383283">
        <w:rPr>
          <w:rFonts w:eastAsia="Times New Roman" w:cs="Times New Roman"/>
          <w:b/>
          <w:bCs/>
          <w:kern w:val="0"/>
          <w14:ligatures w14:val="none"/>
        </w:rPr>
        <w:t xml:space="preserve">1.1. </w:t>
      </w:r>
      <w:r w:rsidR="000F2E3B" w:rsidRPr="00383283">
        <w:rPr>
          <w:rFonts w:eastAsia="Times New Roman" w:cs="Times New Roman"/>
          <w:b/>
          <w:bCs/>
          <w:kern w:val="0"/>
          <w14:ligatures w14:val="none"/>
        </w:rPr>
        <w:t xml:space="preserve">Distribution of Hit Ranks </w:t>
      </w:r>
      <w:r w:rsidRPr="00383283">
        <w:rPr>
          <w:rFonts w:eastAsia="Times New Roman" w:cs="Times New Roman"/>
          <w:b/>
          <w:bCs/>
          <w:kern w:val="0"/>
          <w14:ligatures w14:val="none"/>
        </w:rPr>
        <w:t>(</w:t>
      </w:r>
      <w:r w:rsidR="000F2E3B" w:rsidRPr="00383283">
        <w:rPr>
          <w:rFonts w:eastAsia="Times New Roman" w:cs="Times New Roman"/>
          <w:b/>
          <w:bCs/>
          <w:kern w:val="0"/>
          <w14:ligatures w14:val="none"/>
        </w:rPr>
        <w:t>upper graph</w:t>
      </w:r>
      <w:r w:rsidRPr="00383283">
        <w:rPr>
          <w:rFonts w:eastAsia="Times New Roman" w:cs="Times New Roman"/>
          <w:b/>
          <w:bCs/>
          <w:kern w:val="0"/>
          <w14:ligatures w14:val="none"/>
        </w:rPr>
        <w:t>):</w:t>
      </w:r>
    </w:p>
    <w:p w14:paraId="094751A7" w14:textId="24D1EEC3" w:rsidR="000D1198" w:rsidRPr="000D1198" w:rsidRDefault="000252F2" w:rsidP="000D1198">
      <w:pPr>
        <w:rPr>
          <w:rFonts w:eastAsia="Times New Roman" w:cs="Times New Roman"/>
          <w:kern w:val="0"/>
          <w14:ligatures w14:val="none"/>
        </w:rPr>
      </w:pPr>
      <w:r w:rsidRPr="000252F2">
        <w:rPr>
          <w:rFonts w:eastAsia="Times New Roman" w:cs="Times New Roman"/>
          <w:kern w:val="0"/>
          <w14:ligatures w14:val="none"/>
        </w:rPr>
        <w:t xml:space="preserve">The histogram illustrates the distribution of hit ranks, i.e., the rank positions at which the model successfully predicted true citation links. </w:t>
      </w:r>
      <w:r w:rsidR="00E721D5" w:rsidRPr="00E721D5">
        <w:rPr>
          <w:rFonts w:eastAsia="Times New Roman" w:cs="Times New Roman"/>
          <w:kern w:val="0"/>
          <w14:ligatures w14:val="none"/>
        </w:rPr>
        <w:t>The</w:t>
      </w:r>
      <w:r w:rsidR="000D1198">
        <w:rPr>
          <w:rFonts w:eastAsia="Times New Roman" w:cs="Times New Roman"/>
          <w:kern w:val="0"/>
          <w14:ligatures w14:val="none"/>
        </w:rPr>
        <w:t xml:space="preserve"> </w:t>
      </w:r>
      <w:r w:rsidR="00DC3F09">
        <w:rPr>
          <w:rFonts w:eastAsia="Times New Roman" w:cs="Times New Roman"/>
          <w:kern w:val="0"/>
          <w14:ligatures w14:val="none"/>
        </w:rPr>
        <w:t>chart</w:t>
      </w:r>
      <w:r w:rsidR="00E721D5" w:rsidRPr="00E721D5">
        <w:rPr>
          <w:rFonts w:eastAsia="Times New Roman" w:cs="Times New Roman"/>
          <w:kern w:val="0"/>
          <w14:ligatures w14:val="none"/>
        </w:rPr>
        <w:t xml:space="preserve"> reveals </w:t>
      </w:r>
      <w:r w:rsidR="000D1198" w:rsidRPr="000D1198">
        <w:rPr>
          <w:rFonts w:eastAsia="Times New Roman" w:cs="Times New Roman"/>
          <w:kern w:val="0"/>
          <w14:ligatures w14:val="none"/>
        </w:rPr>
        <w:t>a clear concentration of correct predictions at low ranks, with a prominent peak at rank 1–3 (over 80 hits), followed by a rapid decline.</w:t>
      </w:r>
      <w:r w:rsidR="000D1198" w:rsidRPr="000D1198">
        <w:t xml:space="preserve"> </w:t>
      </w:r>
      <w:r w:rsidR="000D1198" w:rsidRPr="000D1198">
        <w:rPr>
          <w:rFonts w:eastAsia="Times New Roman" w:cs="Times New Roman"/>
          <w:kern w:val="0"/>
          <w14:ligatures w14:val="none"/>
        </w:rPr>
        <w:t>Despite this sharp initial drop, the remainder of the distribution is non-uniform and</w:t>
      </w:r>
      <w:r w:rsidR="0085222E">
        <w:rPr>
          <w:rFonts w:eastAsia="Times New Roman" w:cs="Times New Roman"/>
          <w:kern w:val="0"/>
          <w14:ligatures w14:val="none"/>
        </w:rPr>
        <w:t xml:space="preserve"> </w:t>
      </w:r>
      <w:r w:rsidR="0085222E" w:rsidRPr="0085222E">
        <w:rPr>
          <w:rFonts w:eastAsia="Times New Roman" w:cs="Times New Roman"/>
          <w:kern w:val="0"/>
          <w14:ligatures w14:val="none"/>
        </w:rPr>
        <w:t xml:space="preserve">relatively flat, with successful hits scattered across ranks 10 to 100. This long </w:t>
      </w:r>
      <w:r w:rsidR="0085222E" w:rsidRPr="0085222E">
        <w:rPr>
          <w:rFonts w:eastAsia="Times New Roman" w:cs="Times New Roman"/>
          <w:kern w:val="0"/>
          <w14:ligatures w14:val="none"/>
        </w:rPr>
        <w:lastRenderedPageBreak/>
        <w:t>tail indicates</w:t>
      </w:r>
      <w:r w:rsidR="0085222E">
        <w:rPr>
          <w:rFonts w:eastAsia="Times New Roman" w:cs="Times New Roman"/>
          <w:kern w:val="0"/>
          <w14:ligatures w14:val="none"/>
        </w:rPr>
        <w:t xml:space="preserve"> </w:t>
      </w:r>
      <w:r w:rsidR="0085222E" w:rsidRPr="0085222E">
        <w:rPr>
          <w:rFonts w:eastAsia="Times New Roman" w:cs="Times New Roman"/>
          <w:kern w:val="0"/>
          <w14:ligatures w14:val="none"/>
        </w:rPr>
        <w:t>that while the model often identifies correct links early in its ranking, a non-negligible</w:t>
      </w:r>
      <w:r w:rsidR="0085222E">
        <w:rPr>
          <w:rFonts w:eastAsia="Times New Roman" w:cs="Times New Roman"/>
          <w:kern w:val="0"/>
          <w14:ligatures w14:val="none"/>
        </w:rPr>
        <w:t xml:space="preserve"> p</w:t>
      </w:r>
      <w:r w:rsidR="0085222E" w:rsidRPr="0085222E">
        <w:rPr>
          <w:rFonts w:eastAsia="Times New Roman" w:cs="Times New Roman"/>
          <w:kern w:val="0"/>
          <w14:ligatures w14:val="none"/>
        </w:rPr>
        <w:t>ortion of correct predictions are still assigned mid-to-low confidence ranks.</w:t>
      </w:r>
    </w:p>
    <w:p w14:paraId="2A364C1F" w14:textId="10143289" w:rsidR="000D1198" w:rsidRDefault="000D1198" w:rsidP="00E721D5">
      <w:pPr>
        <w:spacing w:before="100" w:beforeAutospacing="1" w:after="100" w:afterAutospacing="1" w:line="240" w:lineRule="auto"/>
        <w:rPr>
          <w:rFonts w:eastAsia="Times New Roman" w:cs="Times New Roman"/>
          <w:kern w:val="0"/>
          <w14:ligatures w14:val="none"/>
        </w:rPr>
      </w:pPr>
    </w:p>
    <w:p w14:paraId="465327CA" w14:textId="0D50F765" w:rsidR="00807A18" w:rsidRPr="00807A18" w:rsidRDefault="006F1468" w:rsidP="00807A18">
      <w:pPr>
        <w:spacing w:before="100" w:beforeAutospacing="1" w:after="100" w:afterAutospacing="1" w:line="240" w:lineRule="auto"/>
        <w:rPr>
          <w:rFonts w:eastAsia="Times New Roman" w:cs="Times New Roman"/>
          <w:kern w:val="0"/>
          <w14:ligatures w14:val="none"/>
        </w:rPr>
      </w:pPr>
      <w:r w:rsidRPr="006F1468">
        <w:rPr>
          <w:rFonts w:eastAsia="Times New Roman" w:cs="Times New Roman"/>
          <w:kern w:val="0"/>
          <w14:ligatures w14:val="none"/>
        </w:rPr>
        <w:t>Interpretation:</w:t>
      </w:r>
      <w:r w:rsidR="00E721D5" w:rsidRPr="00E721D5">
        <w:rPr>
          <w:rFonts w:eastAsia="Times New Roman" w:cs="Times New Roman"/>
          <w:kern w:val="0"/>
          <w14:ligatures w14:val="none"/>
        </w:rPr>
        <w:t xml:space="preserve"> </w:t>
      </w:r>
      <w:r>
        <w:rPr>
          <w:rFonts w:eastAsia="Times New Roman" w:cs="Times New Roman"/>
          <w:kern w:val="0"/>
          <w14:ligatures w14:val="none"/>
        </w:rPr>
        <w:t>T</w:t>
      </w:r>
      <w:r w:rsidR="00E721D5" w:rsidRPr="00E721D5">
        <w:rPr>
          <w:rFonts w:eastAsia="Times New Roman" w:cs="Times New Roman"/>
          <w:kern w:val="0"/>
          <w14:ligatures w14:val="none"/>
        </w:rPr>
        <w:t xml:space="preserve">he model demonstrates strong predictive capability, </w:t>
      </w:r>
    </w:p>
    <w:p w14:paraId="6C87333C" w14:textId="2042D5DF" w:rsidR="00807A18" w:rsidRPr="00807A18" w:rsidRDefault="00807A18" w:rsidP="00807A18">
      <w:pPr>
        <w:spacing w:before="100" w:beforeAutospacing="1" w:after="100" w:afterAutospacing="1" w:line="240" w:lineRule="auto"/>
        <w:rPr>
          <w:rFonts w:eastAsia="Times New Roman" w:cs="Times New Roman"/>
          <w:kern w:val="0"/>
          <w14:ligatures w14:val="none"/>
        </w:rPr>
      </w:pPr>
      <w:r w:rsidRPr="00807A18">
        <w:rPr>
          <w:rFonts w:eastAsia="Times New Roman" w:cs="Times New Roman"/>
          <w:kern w:val="0"/>
          <w14:ligatures w14:val="none"/>
        </w:rPr>
        <w:t>captur</w:t>
      </w:r>
      <w:r>
        <w:rPr>
          <w:rFonts w:eastAsia="Times New Roman" w:cs="Times New Roman"/>
          <w:kern w:val="0"/>
          <w14:ligatures w14:val="none"/>
        </w:rPr>
        <w:t>ing</w:t>
      </w:r>
      <w:r w:rsidRPr="00807A18">
        <w:rPr>
          <w:rFonts w:eastAsia="Times New Roman" w:cs="Times New Roman"/>
          <w:kern w:val="0"/>
          <w14:ligatures w14:val="none"/>
        </w:rPr>
        <w:t xml:space="preserve"> strong structural signals for a subset of links, ranking them very highly, but struggles to clearly separate other true links from noise, leading to dispersed hits throughout the lower ranks.</w:t>
      </w:r>
    </w:p>
    <w:p w14:paraId="43D763D7" w14:textId="59CAA6A6" w:rsidR="00E721D5" w:rsidRPr="00B85EF2" w:rsidRDefault="00E721D5" w:rsidP="00807A18">
      <w:pPr>
        <w:spacing w:before="100" w:beforeAutospacing="1" w:after="100" w:afterAutospacing="1" w:line="240" w:lineRule="auto"/>
        <w:rPr>
          <w:rFonts w:eastAsia="Times New Roman" w:cs="Times New Roman"/>
          <w:b/>
          <w:bCs/>
          <w:kern w:val="0"/>
          <w14:ligatures w14:val="none"/>
        </w:rPr>
      </w:pPr>
      <w:r w:rsidRPr="00B85EF2">
        <w:rPr>
          <w:rFonts w:eastAsia="Times New Roman" w:cs="Times New Roman"/>
          <w:b/>
          <w:bCs/>
          <w:kern w:val="0"/>
          <w14:ligatures w14:val="none"/>
        </w:rPr>
        <w:t>5.</w:t>
      </w:r>
      <w:r w:rsidR="00286207" w:rsidRPr="00B85EF2">
        <w:rPr>
          <w:rFonts w:eastAsia="Times New Roman" w:cs="Times New Roman"/>
          <w:b/>
          <w:bCs/>
          <w:kern w:val="0"/>
          <w14:ligatures w14:val="none"/>
        </w:rPr>
        <w:t>5.</w:t>
      </w:r>
      <w:r w:rsidRPr="00B85EF2">
        <w:rPr>
          <w:rFonts w:eastAsia="Times New Roman" w:cs="Times New Roman"/>
          <w:b/>
          <w:bCs/>
          <w:kern w:val="0"/>
          <w14:ligatures w14:val="none"/>
        </w:rPr>
        <w:t xml:space="preserve">1.2. </w:t>
      </w:r>
      <w:r w:rsidR="00807A18" w:rsidRPr="00B85EF2">
        <w:rPr>
          <w:rFonts w:eastAsia="Times New Roman" w:cs="Times New Roman"/>
          <w:b/>
          <w:bCs/>
          <w:kern w:val="0"/>
          <w14:ligatures w14:val="none"/>
        </w:rPr>
        <w:t>Cumulative Hits@k</w:t>
      </w:r>
      <w:r w:rsidRPr="00B85EF2">
        <w:rPr>
          <w:rFonts w:eastAsia="Times New Roman" w:cs="Times New Roman"/>
          <w:b/>
          <w:bCs/>
          <w:kern w:val="0"/>
          <w14:ligatures w14:val="none"/>
        </w:rPr>
        <w:t xml:space="preserve"> (</w:t>
      </w:r>
      <w:r w:rsidR="00807A18" w:rsidRPr="00B85EF2">
        <w:rPr>
          <w:rFonts w:eastAsia="Times New Roman" w:cs="Times New Roman"/>
          <w:b/>
          <w:bCs/>
          <w:kern w:val="0"/>
          <w14:ligatures w14:val="none"/>
        </w:rPr>
        <w:t>lower graph</w:t>
      </w:r>
      <w:r w:rsidRPr="00B85EF2">
        <w:rPr>
          <w:rFonts w:eastAsia="Times New Roman" w:cs="Times New Roman"/>
          <w:b/>
          <w:bCs/>
          <w:kern w:val="0"/>
          <w14:ligatures w14:val="none"/>
        </w:rPr>
        <w:t>):</w:t>
      </w:r>
    </w:p>
    <w:p w14:paraId="391E1888" w14:textId="36151FB8" w:rsidR="00E721D5" w:rsidRPr="00E721D5" w:rsidRDefault="00E721D5" w:rsidP="00482CA1">
      <w:pPr>
        <w:spacing w:before="100" w:beforeAutospacing="1" w:after="100" w:afterAutospacing="1" w:line="240" w:lineRule="auto"/>
        <w:rPr>
          <w:rFonts w:eastAsia="Times New Roman" w:cs="Times New Roman"/>
          <w:kern w:val="0"/>
          <w14:ligatures w14:val="none"/>
        </w:rPr>
      </w:pPr>
      <w:r w:rsidRPr="00E721D5">
        <w:rPr>
          <w:rFonts w:eastAsia="Times New Roman" w:cs="Times New Roman"/>
          <w:kern w:val="0"/>
          <w14:ligatures w14:val="none"/>
        </w:rPr>
        <w:t xml:space="preserve">The cumulative </w:t>
      </w:r>
      <w:r w:rsidR="002D5846" w:rsidRPr="002D5846">
        <w:rPr>
          <w:rFonts w:eastAsia="Times New Roman" w:cs="Times New Roman"/>
          <w:kern w:val="0"/>
          <w14:ligatures w14:val="none"/>
        </w:rPr>
        <w:t>Hits@k</w:t>
      </w:r>
      <w:r w:rsidRPr="00E721D5">
        <w:rPr>
          <w:rFonts w:eastAsia="Times New Roman" w:cs="Times New Roman"/>
          <w:kern w:val="0"/>
          <w14:ligatures w14:val="none"/>
        </w:rPr>
        <w:t xml:space="preserve"> curve demonstrates </w:t>
      </w:r>
      <w:r w:rsidR="00482CA1" w:rsidRPr="00482CA1">
        <w:rPr>
          <w:rFonts w:eastAsia="Times New Roman" w:cs="Times New Roman"/>
          <w:kern w:val="0"/>
          <w14:ligatures w14:val="none"/>
        </w:rPr>
        <w:t>a gradual and steady growth in recall as the</w:t>
      </w:r>
      <w:r w:rsidR="00482CA1">
        <w:rPr>
          <w:rFonts w:eastAsia="Times New Roman" w:cs="Times New Roman"/>
          <w:kern w:val="0"/>
          <w14:ligatures w14:val="none"/>
        </w:rPr>
        <w:t xml:space="preserve"> </w:t>
      </w:r>
      <w:r w:rsidR="00482CA1" w:rsidRPr="00482CA1">
        <w:rPr>
          <w:rFonts w:eastAsia="Times New Roman" w:cs="Times New Roman"/>
          <w:kern w:val="0"/>
          <w14:ligatures w14:val="none"/>
        </w:rPr>
        <w:t xml:space="preserve">prediction cutoff </w:t>
      </w:r>
      <w:r w:rsidR="00482CA1" w:rsidRPr="00482CA1">
        <w:rPr>
          <w:rFonts w:ascii="Cambria Math" w:eastAsia="Times New Roman" w:hAnsi="Cambria Math" w:cs="Cambria Math"/>
          <w:kern w:val="0"/>
          <w14:ligatures w14:val="none"/>
        </w:rPr>
        <w:t>𝑘</w:t>
      </w:r>
      <w:r w:rsidR="00482CA1" w:rsidRPr="00482CA1">
        <w:rPr>
          <w:rFonts w:eastAsia="Times New Roman" w:cs="Times New Roman"/>
          <w:kern w:val="0"/>
          <w14:ligatures w14:val="none"/>
        </w:rPr>
        <w:t xml:space="preserve"> increases</w:t>
      </w:r>
      <w:r w:rsidR="00482CA1">
        <w:rPr>
          <w:rFonts w:eastAsia="Times New Roman" w:cs="Times New Roman"/>
          <w:kern w:val="0"/>
          <w14:ligatures w14:val="none"/>
        </w:rPr>
        <w:t>:</w:t>
      </w:r>
      <w:r w:rsidR="00482CA1" w:rsidRPr="00482CA1" w:rsidDel="00482CA1">
        <w:rPr>
          <w:rFonts w:eastAsia="Times New Roman" w:cs="Times New Roman"/>
          <w:kern w:val="0"/>
          <w14:ligatures w14:val="none"/>
        </w:rPr>
        <w:t xml:space="preserve"> </w:t>
      </w:r>
    </w:p>
    <w:p w14:paraId="529FE2AF" w14:textId="109ECF56" w:rsidR="00E721D5" w:rsidRPr="00E721D5" w:rsidRDefault="000E161F" w:rsidP="00E721D5">
      <w:pPr>
        <w:numPr>
          <w:ilvl w:val="0"/>
          <w:numId w:val="74"/>
        </w:numPr>
        <w:spacing w:before="100" w:beforeAutospacing="1" w:after="100" w:afterAutospacing="1" w:line="240" w:lineRule="auto"/>
        <w:rPr>
          <w:rFonts w:eastAsia="Times New Roman" w:cs="Times New Roman"/>
          <w:kern w:val="0"/>
          <w14:ligatures w14:val="none"/>
        </w:rPr>
      </w:pPr>
      <w:r w:rsidRPr="000E161F">
        <w:rPr>
          <w:rFonts w:eastAsia="Times New Roman" w:cs="Times New Roman"/>
          <w:kern w:val="0"/>
          <w14:ligatures w14:val="none"/>
        </w:rPr>
        <w:t xml:space="preserve">Hits@1 ≈ 2%: </w:t>
      </w:r>
      <w:r w:rsidR="00E721D5" w:rsidRPr="00E721D5">
        <w:rPr>
          <w:rFonts w:eastAsia="Times New Roman" w:cs="Times New Roman"/>
          <w:kern w:val="0"/>
          <w14:ligatures w14:val="none"/>
        </w:rPr>
        <w:t xml:space="preserve">Approximately 2% of </w:t>
      </w:r>
      <w:r>
        <w:rPr>
          <w:rFonts w:eastAsia="Times New Roman" w:cs="Times New Roman"/>
          <w:kern w:val="0"/>
          <w14:ligatures w14:val="none"/>
        </w:rPr>
        <w:t>removed</w:t>
      </w:r>
      <w:r w:rsidR="00E721D5" w:rsidRPr="00E721D5">
        <w:rPr>
          <w:rFonts w:eastAsia="Times New Roman" w:cs="Times New Roman"/>
          <w:kern w:val="0"/>
          <w14:ligatures w14:val="none"/>
        </w:rPr>
        <w:t xml:space="preserve"> links are </w:t>
      </w:r>
      <w:r w:rsidR="001F092F">
        <w:rPr>
          <w:rFonts w:eastAsia="Times New Roman" w:cs="Times New Roman"/>
          <w:kern w:val="0"/>
          <w14:ligatures w14:val="none"/>
        </w:rPr>
        <w:t>ranked</w:t>
      </w:r>
      <w:r w:rsidR="00E721D5" w:rsidRPr="00E721D5">
        <w:rPr>
          <w:rFonts w:eastAsia="Times New Roman" w:cs="Times New Roman"/>
          <w:kern w:val="0"/>
          <w14:ligatures w14:val="none"/>
        </w:rPr>
        <w:t xml:space="preserve"> </w:t>
      </w:r>
      <w:r w:rsidR="001F092F">
        <w:rPr>
          <w:rFonts w:eastAsia="Times New Roman" w:cs="Times New Roman"/>
          <w:kern w:val="0"/>
          <w14:ligatures w14:val="none"/>
        </w:rPr>
        <w:t>as</w:t>
      </w:r>
      <w:r w:rsidR="00E721D5" w:rsidRPr="00E721D5">
        <w:rPr>
          <w:rFonts w:eastAsia="Times New Roman" w:cs="Times New Roman"/>
          <w:kern w:val="0"/>
          <w14:ligatures w14:val="none"/>
        </w:rPr>
        <w:t xml:space="preserve"> the top prediction</w:t>
      </w:r>
      <w:r w:rsidR="00706A88">
        <w:rPr>
          <w:rFonts w:eastAsia="Times New Roman" w:cs="Times New Roman"/>
          <w:kern w:val="0"/>
          <w14:ligatures w14:val="none"/>
        </w:rPr>
        <w:t>.</w:t>
      </w:r>
    </w:p>
    <w:p w14:paraId="5AC84623" w14:textId="4E681807" w:rsidR="00E721D5" w:rsidRPr="00E721D5" w:rsidRDefault="00706A88" w:rsidP="00E721D5">
      <w:pPr>
        <w:numPr>
          <w:ilvl w:val="0"/>
          <w:numId w:val="75"/>
        </w:numPr>
        <w:spacing w:before="100" w:beforeAutospacing="1" w:after="100" w:afterAutospacing="1" w:line="240" w:lineRule="auto"/>
        <w:rPr>
          <w:rFonts w:eastAsia="Times New Roman" w:cs="Times New Roman"/>
          <w:kern w:val="0"/>
          <w14:ligatures w14:val="none"/>
        </w:rPr>
      </w:pPr>
      <w:r w:rsidRPr="00706A88">
        <w:rPr>
          <w:rFonts w:eastAsia="Times New Roman" w:cs="Times New Roman"/>
          <w:kern w:val="0"/>
          <w14:ligatures w14:val="none"/>
        </w:rPr>
        <w:t xml:space="preserve">Hits@20 ≈ 6%: </w:t>
      </w:r>
      <w:r w:rsidR="00E721D5" w:rsidRPr="00E721D5">
        <w:rPr>
          <w:rFonts w:eastAsia="Times New Roman" w:cs="Times New Roman"/>
          <w:kern w:val="0"/>
          <w14:ligatures w14:val="none"/>
        </w:rPr>
        <w:t xml:space="preserve">Around 6% are recovered within the </w:t>
      </w:r>
      <w:r w:rsidR="00286207" w:rsidRPr="00E721D5">
        <w:rPr>
          <w:rFonts w:eastAsia="Times New Roman" w:cs="Times New Roman"/>
          <w:kern w:val="0"/>
          <w14:ligatures w14:val="none"/>
        </w:rPr>
        <w:t>top 20</w:t>
      </w:r>
      <w:r w:rsidR="00E721D5" w:rsidRPr="00E721D5">
        <w:rPr>
          <w:rFonts w:eastAsia="Times New Roman" w:cs="Times New Roman"/>
          <w:kern w:val="0"/>
          <w14:ligatures w14:val="none"/>
        </w:rPr>
        <w:t xml:space="preserve"> predictions</w:t>
      </w:r>
    </w:p>
    <w:p w14:paraId="5037A280" w14:textId="5270F3BF" w:rsidR="00E721D5" w:rsidRPr="00E721D5" w:rsidRDefault="0011686B" w:rsidP="00E721D5">
      <w:pPr>
        <w:numPr>
          <w:ilvl w:val="0"/>
          <w:numId w:val="76"/>
        </w:numPr>
        <w:spacing w:before="100" w:beforeAutospacing="1" w:after="100" w:afterAutospacing="1" w:line="240" w:lineRule="auto"/>
        <w:rPr>
          <w:rFonts w:eastAsia="Times New Roman" w:cs="Times New Roman"/>
          <w:kern w:val="0"/>
          <w14:ligatures w14:val="none"/>
        </w:rPr>
      </w:pPr>
      <w:r w:rsidRPr="0011686B">
        <w:rPr>
          <w:rFonts w:eastAsia="Times New Roman" w:cs="Times New Roman"/>
          <w:kern w:val="0"/>
          <w14:ligatures w14:val="none"/>
        </w:rPr>
        <w:t>Hits@100 ≈ 14</w:t>
      </w:r>
      <w:r w:rsidR="00286207" w:rsidRPr="0011686B">
        <w:rPr>
          <w:rFonts w:eastAsia="Times New Roman" w:cs="Times New Roman"/>
          <w:kern w:val="0"/>
          <w14:ligatures w14:val="none"/>
        </w:rPr>
        <w:t>%:</w:t>
      </w:r>
      <w:r>
        <w:rPr>
          <w:rFonts w:eastAsia="Times New Roman" w:cs="Times New Roman"/>
          <w:kern w:val="0"/>
          <w14:ligatures w14:val="none"/>
        </w:rPr>
        <w:t xml:space="preserve"> P</w:t>
      </w:r>
      <w:r w:rsidR="00E721D5" w:rsidRPr="00E721D5">
        <w:rPr>
          <w:rFonts w:eastAsia="Times New Roman" w:cs="Times New Roman"/>
          <w:kern w:val="0"/>
          <w14:ligatures w14:val="none"/>
        </w:rPr>
        <w:t xml:space="preserve">erformance reaches 14% recovery </w:t>
      </w:r>
      <w:r>
        <w:rPr>
          <w:rFonts w:eastAsia="Times New Roman" w:cs="Times New Roman"/>
          <w:kern w:val="0"/>
          <w14:ligatures w14:val="none"/>
        </w:rPr>
        <w:t xml:space="preserve">at rank </w:t>
      </w:r>
      <w:r w:rsidR="00E721D5" w:rsidRPr="00E721D5">
        <w:rPr>
          <w:rFonts w:eastAsia="Times New Roman" w:cs="Times New Roman"/>
          <w:kern w:val="0"/>
          <w14:ligatures w14:val="none"/>
        </w:rPr>
        <w:t>100</w:t>
      </w:r>
      <w:r>
        <w:rPr>
          <w:rFonts w:eastAsia="Times New Roman" w:cs="Times New Roman"/>
          <w:kern w:val="0"/>
          <w14:ligatures w14:val="none"/>
        </w:rPr>
        <w:t>.</w:t>
      </w:r>
    </w:p>
    <w:p w14:paraId="374AC079" w14:textId="74CE8F55" w:rsidR="00F060EA" w:rsidRDefault="00F060EA" w:rsidP="00E721D5">
      <w:pPr>
        <w:spacing w:before="100" w:beforeAutospacing="1" w:after="100" w:afterAutospacing="1" w:line="240" w:lineRule="auto"/>
        <w:rPr>
          <w:rFonts w:eastAsia="Times New Roman" w:cs="Times New Roman"/>
          <w:kern w:val="0"/>
          <w14:ligatures w14:val="none"/>
        </w:rPr>
      </w:pPr>
      <w:r w:rsidRPr="00F060EA">
        <w:rPr>
          <w:rFonts w:eastAsia="Times New Roman" w:cs="Times New Roman"/>
          <w:kern w:val="0"/>
          <w14:ligatures w14:val="none"/>
        </w:rPr>
        <w:t>The curve’s smooth linear shape (with no plateaus or sharp bends) suggests the model</w:t>
      </w:r>
      <w:r>
        <w:rPr>
          <w:rFonts w:eastAsia="Times New Roman" w:cs="Times New Roman"/>
          <w:kern w:val="0"/>
          <w14:ligatures w14:val="none"/>
        </w:rPr>
        <w:t xml:space="preserve"> </w:t>
      </w:r>
      <w:r w:rsidRPr="00F060EA">
        <w:rPr>
          <w:rFonts w:eastAsia="Times New Roman" w:cs="Times New Roman"/>
          <w:kern w:val="0"/>
          <w14:ligatures w14:val="none"/>
        </w:rPr>
        <w:t>maintains stable discriminative capability across ranking thresholds, rather than relying</w:t>
      </w:r>
      <w:r>
        <w:rPr>
          <w:rFonts w:eastAsia="Times New Roman" w:cs="Times New Roman"/>
          <w:kern w:val="0"/>
          <w14:ligatures w14:val="none"/>
        </w:rPr>
        <w:t xml:space="preserve"> </w:t>
      </w:r>
      <w:r w:rsidR="008D299D" w:rsidRPr="008D299D">
        <w:rPr>
          <w:rFonts w:eastAsia="Times New Roman" w:cs="Times New Roman"/>
          <w:kern w:val="0"/>
          <w14:ligatures w14:val="none"/>
        </w:rPr>
        <w:t>on a small number of high-confidence predictions followed by random output</w:t>
      </w:r>
      <w:r w:rsidR="008D299D">
        <w:rPr>
          <w:rFonts w:eastAsia="Times New Roman" w:cs="Times New Roman"/>
          <w:kern w:val="0"/>
          <w14:ligatures w14:val="none"/>
        </w:rPr>
        <w:t>.</w:t>
      </w:r>
    </w:p>
    <w:p w14:paraId="54CEFF62" w14:textId="5243B74F" w:rsidR="007F376A" w:rsidRPr="007F376A" w:rsidRDefault="008D299D" w:rsidP="007F376A">
      <w:pPr>
        <w:spacing w:before="100" w:beforeAutospacing="1" w:after="100" w:afterAutospacing="1" w:line="240" w:lineRule="auto"/>
        <w:rPr>
          <w:rFonts w:eastAsia="Times New Roman" w:cs="Times New Roman"/>
          <w:kern w:val="0"/>
          <w14:ligatures w14:val="none"/>
        </w:rPr>
      </w:pPr>
      <w:r w:rsidRPr="008D299D">
        <w:rPr>
          <w:rFonts w:eastAsia="Times New Roman" w:cs="Times New Roman"/>
          <w:kern w:val="0"/>
          <w14:ligatures w14:val="none"/>
        </w:rPr>
        <w:t xml:space="preserve">Interpretation: </w:t>
      </w:r>
      <w:r w:rsidR="00E721D5" w:rsidRPr="00E721D5">
        <w:rPr>
          <w:rFonts w:eastAsia="Times New Roman" w:cs="Times New Roman"/>
          <w:kern w:val="0"/>
          <w14:ligatures w14:val="none"/>
        </w:rPr>
        <w:t>This </w:t>
      </w:r>
      <w:r w:rsidR="007F376A" w:rsidRPr="007F376A">
        <w:rPr>
          <w:rFonts w:eastAsia="Times New Roman" w:cs="Times New Roman"/>
          <w:kern w:val="0"/>
          <w14:ligatures w14:val="none"/>
        </w:rPr>
        <w:t>pattern</w:t>
      </w:r>
      <w:r w:rsidR="00E721D5" w:rsidRPr="00E721D5">
        <w:rPr>
          <w:rFonts w:eastAsia="Times New Roman" w:cs="Times New Roman"/>
          <w:kern w:val="0"/>
          <w14:ligatures w14:val="none"/>
        </w:rPr>
        <w:t xml:space="preserve"> indicates that the model </w:t>
      </w:r>
      <w:r w:rsidR="007F376A" w:rsidRPr="007F376A">
        <w:rPr>
          <w:rFonts w:eastAsia="Times New Roman" w:cs="Times New Roman"/>
          <w:kern w:val="0"/>
          <w14:ligatures w14:val="none"/>
        </w:rPr>
        <w:t xml:space="preserve">generalizes moderately well and does not overfit to specific link </w:t>
      </w:r>
      <w:r w:rsidR="00286207" w:rsidRPr="007F376A">
        <w:rPr>
          <w:rFonts w:eastAsia="Times New Roman" w:cs="Times New Roman"/>
          <w:kern w:val="0"/>
          <w14:ligatures w14:val="none"/>
        </w:rPr>
        <w:t>types but</w:t>
      </w:r>
      <w:r w:rsidR="007F376A" w:rsidRPr="007F376A">
        <w:rPr>
          <w:rFonts w:eastAsia="Times New Roman" w:cs="Times New Roman"/>
          <w:kern w:val="0"/>
          <w14:ligatures w14:val="none"/>
        </w:rPr>
        <w:t xml:space="preserve"> still leaves substantial room for improvement in precision and early recall.</w:t>
      </w:r>
    </w:p>
    <w:p w14:paraId="15E57065" w14:textId="77777777" w:rsidR="00E721D5" w:rsidRDefault="00E721D5" w:rsidP="007F376A">
      <w:pPr>
        <w:spacing w:before="100" w:beforeAutospacing="1" w:after="100" w:afterAutospacing="1" w:line="240" w:lineRule="auto"/>
        <w:rPr>
          <w:rFonts w:eastAsia="Times New Roman" w:cs="Times New Roman"/>
          <w:kern w:val="0"/>
          <w14:ligatures w14:val="none"/>
        </w:rPr>
      </w:pPr>
    </w:p>
    <w:p w14:paraId="7CF96A85" w14:textId="77777777" w:rsidR="002B10D7" w:rsidRDefault="002B10D7" w:rsidP="002B10D7">
      <w:pPr>
        <w:spacing w:before="100" w:beforeAutospacing="1" w:after="100" w:afterAutospacing="1" w:line="240" w:lineRule="auto"/>
      </w:pPr>
    </w:p>
    <w:p w14:paraId="6A328C72" w14:textId="77777777" w:rsidR="002B10D7" w:rsidRDefault="002B10D7" w:rsidP="002B10D7">
      <w:pPr>
        <w:spacing w:before="100" w:beforeAutospacing="1" w:after="100" w:afterAutospacing="1" w:line="240" w:lineRule="auto"/>
        <w:rPr>
          <w:rtl/>
        </w:rPr>
      </w:pPr>
    </w:p>
    <w:p w14:paraId="6E3B8C8A" w14:textId="77777777" w:rsidR="008E0952" w:rsidRDefault="008E0952" w:rsidP="002B10D7">
      <w:pPr>
        <w:spacing w:before="100" w:beforeAutospacing="1" w:after="100" w:afterAutospacing="1" w:line="240" w:lineRule="auto"/>
        <w:rPr>
          <w:rtl/>
        </w:rPr>
      </w:pPr>
    </w:p>
    <w:p w14:paraId="2B75344F" w14:textId="77777777" w:rsidR="008E0952" w:rsidRDefault="008E0952" w:rsidP="002B10D7">
      <w:pPr>
        <w:spacing w:before="100" w:beforeAutospacing="1" w:after="100" w:afterAutospacing="1" w:line="240" w:lineRule="auto"/>
        <w:rPr>
          <w:rtl/>
        </w:rPr>
      </w:pPr>
    </w:p>
    <w:p w14:paraId="7CBB0837" w14:textId="77777777" w:rsidR="008E0952" w:rsidRDefault="008E0952" w:rsidP="002B10D7">
      <w:pPr>
        <w:spacing w:before="100" w:beforeAutospacing="1" w:after="100" w:afterAutospacing="1" w:line="240" w:lineRule="auto"/>
        <w:rPr>
          <w:rtl/>
        </w:rPr>
      </w:pPr>
    </w:p>
    <w:p w14:paraId="38A2BB5D" w14:textId="77777777" w:rsidR="008E0952" w:rsidRDefault="008E0952" w:rsidP="002B10D7">
      <w:pPr>
        <w:spacing w:before="100" w:beforeAutospacing="1" w:after="100" w:afterAutospacing="1" w:line="240" w:lineRule="auto"/>
        <w:rPr>
          <w:rtl/>
        </w:rPr>
      </w:pPr>
    </w:p>
    <w:p w14:paraId="541FB187" w14:textId="77777777" w:rsidR="008E0952" w:rsidRDefault="008E0952" w:rsidP="002B10D7">
      <w:pPr>
        <w:spacing w:before="100" w:beforeAutospacing="1" w:after="100" w:afterAutospacing="1" w:line="240" w:lineRule="auto"/>
        <w:rPr>
          <w:rtl/>
        </w:rPr>
      </w:pPr>
    </w:p>
    <w:p w14:paraId="740BF745" w14:textId="77777777" w:rsidR="008E0952" w:rsidRDefault="008E0952" w:rsidP="002B10D7">
      <w:pPr>
        <w:spacing w:before="100" w:beforeAutospacing="1" w:after="100" w:afterAutospacing="1" w:line="240" w:lineRule="auto"/>
      </w:pPr>
    </w:p>
    <w:p w14:paraId="3042D67E" w14:textId="0255D083" w:rsidR="002B10D7" w:rsidRPr="009A48F2" w:rsidRDefault="002B10D7" w:rsidP="00B85EF2">
      <w:pPr>
        <w:spacing w:before="100" w:beforeAutospacing="1" w:after="100" w:afterAutospacing="1" w:line="240" w:lineRule="auto"/>
        <w:rPr>
          <w:rFonts w:eastAsia="Times New Roman" w:cs="Times New Roman"/>
          <w:b/>
          <w:bCs/>
          <w:kern w:val="0"/>
          <w14:ligatures w14:val="none"/>
        </w:rPr>
      </w:pPr>
      <w:commentRangeStart w:id="7"/>
      <w:commentRangeStart w:id="8"/>
      <w:r w:rsidRPr="009A48F2">
        <w:rPr>
          <w:b/>
          <w:bCs/>
        </w:rPr>
        <w:t>5.</w:t>
      </w:r>
      <w:r w:rsidR="009A04EF">
        <w:rPr>
          <w:b/>
          <w:bCs/>
        </w:rPr>
        <w:t>5.</w:t>
      </w:r>
      <w:r w:rsidRPr="009A48F2">
        <w:rPr>
          <w:b/>
          <w:bCs/>
        </w:rPr>
        <w:t>2. Repetitive</w:t>
      </w:r>
      <w:r w:rsidR="0057613A" w:rsidRPr="009A48F2">
        <w:rPr>
          <w:rFonts w:eastAsia="Times New Roman" w:cs="Times New Roman"/>
          <w:b/>
          <w:bCs/>
          <w:kern w:val="0"/>
          <w14:ligatures w14:val="none"/>
        </w:rPr>
        <w:t xml:space="preserve"> L</w:t>
      </w:r>
      <w:r w:rsidRPr="009A48F2">
        <w:rPr>
          <w:rFonts w:eastAsia="Times New Roman" w:cs="Times New Roman"/>
          <w:b/>
          <w:bCs/>
          <w:kern w:val="0"/>
          <w14:ligatures w14:val="none"/>
        </w:rPr>
        <w:t>ink</w:t>
      </w:r>
      <w:r w:rsidR="0057613A" w:rsidRPr="009A48F2">
        <w:rPr>
          <w:rFonts w:eastAsia="Times New Roman" w:cs="Times New Roman"/>
          <w:b/>
          <w:bCs/>
          <w:kern w:val="0"/>
          <w14:ligatures w14:val="none"/>
        </w:rPr>
        <w:t>R</w:t>
      </w:r>
      <w:r w:rsidRPr="009A48F2">
        <w:rPr>
          <w:rFonts w:eastAsia="Times New Roman" w:cs="Times New Roman"/>
          <w:b/>
          <w:bCs/>
          <w:kern w:val="0"/>
          <w14:ligatures w14:val="none"/>
        </w:rPr>
        <w:t xml:space="preserve">econstruction </w:t>
      </w:r>
      <w:r w:rsidR="0057613A" w:rsidRPr="009A48F2">
        <w:rPr>
          <w:rFonts w:eastAsia="Times New Roman" w:cs="Times New Roman"/>
          <w:b/>
          <w:bCs/>
          <w:kern w:val="0"/>
          <w14:ligatures w14:val="none"/>
        </w:rPr>
        <w:t>P</w:t>
      </w:r>
      <w:r w:rsidRPr="009A48F2">
        <w:rPr>
          <w:rFonts w:eastAsia="Times New Roman" w:cs="Times New Roman"/>
          <w:b/>
          <w:bCs/>
          <w:kern w:val="0"/>
          <w14:ligatures w14:val="none"/>
        </w:rPr>
        <w:t>erformance</w:t>
      </w:r>
      <w:commentRangeEnd w:id="7"/>
      <w:r w:rsidR="005427CB">
        <w:rPr>
          <w:rStyle w:val="af4"/>
          <w:rtl/>
        </w:rPr>
        <w:commentReference w:id="7"/>
      </w:r>
      <w:commentRangeEnd w:id="8"/>
      <w:r w:rsidR="00B71E6E">
        <w:rPr>
          <w:rStyle w:val="af4"/>
          <w:rtl/>
        </w:rPr>
        <w:commentReference w:id="8"/>
      </w:r>
    </w:p>
    <w:p w14:paraId="0F2B7AE4" w14:textId="2978CCA5" w:rsidR="002B10D7" w:rsidRPr="009A48F2" w:rsidRDefault="002B10D7">
      <w:pPr>
        <w:spacing w:before="100" w:beforeAutospacing="1" w:after="100" w:afterAutospacing="1" w:line="240" w:lineRule="auto"/>
        <w:ind w:left="720" w:firstLine="720"/>
        <w:rPr>
          <w:rFonts w:eastAsia="Times New Roman" w:cs="Times New Roman"/>
          <w:b/>
          <w:bCs/>
          <w:kern w:val="0"/>
          <w14:ligatures w14:val="none"/>
        </w:rPr>
      </w:pPr>
      <w:r w:rsidRPr="009A48F2">
        <w:rPr>
          <w:rFonts w:eastAsia="Times New Roman" w:cs="Times New Roman"/>
          <w:b/>
          <w:bCs/>
          <w:kern w:val="0"/>
          <w14:ligatures w14:val="none"/>
        </w:rPr>
        <w:t>5.</w:t>
      </w:r>
      <w:r w:rsidR="00D775C8">
        <w:rPr>
          <w:rFonts w:eastAsia="Times New Roman" w:cs="Times New Roman"/>
          <w:b/>
          <w:bCs/>
          <w:kern w:val="0"/>
          <w14:ligatures w14:val="none"/>
        </w:rPr>
        <w:t>5.</w:t>
      </w:r>
      <w:r w:rsidRPr="009A48F2">
        <w:rPr>
          <w:rFonts w:eastAsia="Times New Roman" w:cs="Times New Roman"/>
          <w:b/>
          <w:bCs/>
          <w:kern w:val="0"/>
          <w14:ligatures w14:val="none"/>
        </w:rPr>
        <w:t>2.1. Hits@1</w:t>
      </w:r>
    </w:p>
    <w:p w14:paraId="12162B83" w14:textId="75F67208" w:rsidR="002B10D7" w:rsidRDefault="00BF7A52" w:rsidP="002B10D7">
      <w:pPr>
        <w:spacing w:before="100" w:beforeAutospacing="1" w:after="100" w:afterAutospacing="1" w:line="240" w:lineRule="auto"/>
        <w:rPr>
          <w:rtl/>
        </w:rPr>
      </w:pPr>
      <w:r w:rsidRPr="00E200F6">
        <w:t>Result: 0.58%</w:t>
      </w:r>
      <w:r w:rsidR="002B10D7">
        <w:object w:dxaOrig="24507" w:dyaOrig="6123" w14:anchorId="2F772106">
          <v:shape id="_x0000_i1026" type="#_x0000_t75" style="width:466.85pt;height:116.95pt" o:ole="">
            <v:imagedata r:id="rId32" o:title=""/>
          </v:shape>
          <o:OLEObject Type="Embed" ProgID="Unknown" ShapeID="_x0000_i1026" DrawAspect="Content" ObjectID="_1822675379" r:id="rId33"/>
        </w:object>
      </w:r>
    </w:p>
    <w:p w14:paraId="5548A27E" w14:textId="6170C426" w:rsidR="00B2303B" w:rsidRDefault="002552C4" w:rsidP="00B2303B">
      <w:pPr>
        <w:spacing w:before="100" w:beforeAutospacing="1" w:after="100" w:afterAutospacing="1" w:line="240" w:lineRule="auto"/>
        <w:jc w:val="center"/>
        <w:rPr>
          <w:rFonts w:cs="Arial"/>
        </w:rPr>
      </w:pPr>
      <w:r w:rsidRPr="00B2303B">
        <w:rPr>
          <w:rFonts w:cs="Arial"/>
        </w:rPr>
        <w:t>Figure 10: First Rank Accuracy vs Iteration</w:t>
      </w:r>
      <w:r w:rsidR="00232634">
        <w:rPr>
          <w:rFonts w:cs="Arial"/>
        </w:rPr>
        <w:t>.</w:t>
      </w:r>
    </w:p>
    <w:p w14:paraId="242A35B3" w14:textId="5EB81FC7" w:rsidR="007C2F70" w:rsidRDefault="003A1F0C" w:rsidP="003A1F0C">
      <w:pPr>
        <w:spacing w:before="100" w:beforeAutospacing="1" w:after="100" w:afterAutospacing="1" w:line="240" w:lineRule="auto"/>
        <w:rPr>
          <w:rtl/>
        </w:rPr>
      </w:pPr>
      <w:r w:rsidRPr="00B2303B">
        <w:t>Interpretation:</w:t>
      </w:r>
      <w:r w:rsidRPr="003A1F0C">
        <w:t xml:space="preserve"> Only ~0.6% of the removed links were predicted as the model's top-</w:t>
      </w:r>
      <w:r>
        <w:t>ra</w:t>
      </w:r>
      <w:r w:rsidRPr="003A1F0C">
        <w:t>nked recommendation. This low value reflects limited confidence in precise, first-rank predictions, which is typical for large graphs with a vast candidate space.</w:t>
      </w:r>
    </w:p>
    <w:p w14:paraId="31C4FAE7" w14:textId="77777777" w:rsidR="007C2F70" w:rsidRDefault="007C2F70" w:rsidP="002B10D7">
      <w:pPr>
        <w:spacing w:before="100" w:beforeAutospacing="1" w:after="100" w:afterAutospacing="1" w:line="240" w:lineRule="auto"/>
        <w:rPr>
          <w:rFonts w:eastAsia="Times New Roman" w:cs="Times New Roman"/>
          <w:b/>
          <w:bCs/>
          <w:kern w:val="0"/>
          <w14:ligatures w14:val="none"/>
        </w:rPr>
      </w:pPr>
    </w:p>
    <w:p w14:paraId="778FFA48" w14:textId="55115332" w:rsidR="002B10D7" w:rsidRDefault="002B10D7">
      <w:pPr>
        <w:spacing w:before="100" w:beforeAutospacing="1" w:after="100" w:afterAutospacing="1" w:line="240" w:lineRule="auto"/>
        <w:ind w:left="720" w:firstLine="720"/>
        <w:rPr>
          <w:rFonts w:eastAsia="Times New Roman" w:cs="Times New Roman"/>
          <w:kern w:val="0"/>
          <w:rtl/>
          <w14:ligatures w14:val="none"/>
        </w:rPr>
      </w:pPr>
      <w:r>
        <w:rPr>
          <w:rFonts w:eastAsia="Times New Roman" w:cs="Times New Roman"/>
          <w:b/>
          <w:bCs/>
          <w:kern w:val="0"/>
          <w14:ligatures w14:val="none"/>
        </w:rPr>
        <w:t>5.</w:t>
      </w:r>
      <w:r w:rsidR="00D775C8">
        <w:rPr>
          <w:rFonts w:eastAsia="Times New Roman" w:cs="Times New Roman"/>
          <w:b/>
          <w:bCs/>
          <w:kern w:val="0"/>
          <w14:ligatures w14:val="none"/>
        </w:rPr>
        <w:t>5.</w:t>
      </w:r>
      <w:r>
        <w:rPr>
          <w:rFonts w:eastAsia="Times New Roman" w:cs="Times New Roman"/>
          <w:b/>
          <w:bCs/>
          <w:kern w:val="0"/>
          <w14:ligatures w14:val="none"/>
        </w:rPr>
        <w:t xml:space="preserve">2.2. </w:t>
      </w:r>
      <w:r w:rsidRPr="009A48F2">
        <w:rPr>
          <w:rFonts w:eastAsia="Times New Roman" w:cs="Times New Roman"/>
          <w:b/>
          <w:bCs/>
          <w:kern w:val="0"/>
          <w14:ligatures w14:val="none"/>
        </w:rPr>
        <w:t>Hits@100</w:t>
      </w:r>
    </w:p>
    <w:p w14:paraId="5B6E04C5" w14:textId="6433482B" w:rsidR="00094C18" w:rsidRPr="00E200F6" w:rsidRDefault="00BF7A52" w:rsidP="00E200F6">
      <w:pPr>
        <w:spacing w:before="100" w:beforeAutospacing="1" w:after="100" w:afterAutospacing="1" w:line="240" w:lineRule="auto"/>
        <w:ind w:firstLine="720"/>
      </w:pPr>
      <w:r w:rsidRPr="00E200F6">
        <w:t>Result: 14.32%</w:t>
      </w:r>
      <w:r w:rsidR="002A3769">
        <w:t xml:space="preserve"> </w:t>
      </w:r>
      <w:r w:rsidR="002A3769" w:rsidRPr="002A3769">
        <w:t>(mean across 5 iterations)</w:t>
      </w:r>
    </w:p>
    <w:p w14:paraId="6981971D" w14:textId="77777777" w:rsidR="002B10D7" w:rsidRDefault="002B10D7" w:rsidP="002B10D7">
      <w:pPr>
        <w:spacing w:before="100" w:beforeAutospacing="1" w:after="100" w:afterAutospacing="1" w:line="240" w:lineRule="auto"/>
      </w:pPr>
      <w:r>
        <w:object w:dxaOrig="24507" w:dyaOrig="6123" w14:anchorId="083AC2F1">
          <v:shape id="_x0000_i1027" type="#_x0000_t75" style="width:466.85pt;height:116.95pt" o:ole="">
            <v:imagedata r:id="rId34" o:title=""/>
          </v:shape>
          <o:OLEObject Type="Embed" ProgID="Unknown" ShapeID="_x0000_i1027" DrawAspect="Content" ObjectID="_1822675380" r:id="rId35"/>
        </w:object>
      </w:r>
    </w:p>
    <w:p w14:paraId="0C867E17" w14:textId="77777777" w:rsidR="00D775C8" w:rsidRDefault="002552C4" w:rsidP="00D775C8">
      <w:pPr>
        <w:spacing w:before="100" w:beforeAutospacing="1" w:after="100" w:afterAutospacing="1" w:line="240" w:lineRule="auto"/>
        <w:jc w:val="center"/>
      </w:pPr>
      <w:r w:rsidRPr="00D775C8">
        <w:t>Figure 11: Hits@100 (the percent of predicted true citation links up to Rank 100) values across five independent iterations.</w:t>
      </w:r>
    </w:p>
    <w:p w14:paraId="77F804CF" w14:textId="146547F7" w:rsidR="00BF7A52" w:rsidRPr="00D775C8" w:rsidRDefault="008128A4" w:rsidP="00352A7C">
      <w:pPr>
        <w:spacing w:before="100" w:beforeAutospacing="1" w:after="100" w:afterAutospacing="1" w:line="240" w:lineRule="auto"/>
      </w:pPr>
      <w:r w:rsidRPr="00D775C8">
        <w:t xml:space="preserve">Interpretation: </w:t>
      </w:r>
    </w:p>
    <w:p w14:paraId="710E6286" w14:textId="5502FF6B" w:rsidR="00777973" w:rsidRDefault="00BB1207" w:rsidP="00352A7C">
      <w:pPr>
        <w:spacing w:before="100" w:beforeAutospacing="1" w:after="100" w:afterAutospacing="1" w:line="240" w:lineRule="auto"/>
      </w:pPr>
      <w:r>
        <w:lastRenderedPageBreak/>
        <w:t>F</w:t>
      </w:r>
      <w:r w:rsidR="00777973" w:rsidRPr="00777973">
        <w:t xml:space="preserve">igure </w:t>
      </w:r>
      <w:r w:rsidR="002552C4">
        <w:t xml:space="preserve">11 </w:t>
      </w:r>
      <w:r w:rsidR="00777973" w:rsidRPr="00777973">
        <w:t>above illustrates the Hits@100 values across five independent iterations, each</w:t>
      </w:r>
      <w:r w:rsidR="00464B67">
        <w:t xml:space="preserve"> </w:t>
      </w:r>
      <w:r w:rsidR="00464B67" w:rsidRPr="00464B67">
        <w:t>involving a different random 30% subset of positive links removed for evaluation. The red</w:t>
      </w:r>
      <w:r w:rsidR="00464B67">
        <w:t xml:space="preserve"> </w:t>
      </w:r>
      <w:r w:rsidR="00464B67" w:rsidRPr="00464B67">
        <w:t>dashed line represents the mean value (14.32%) across all iterations</w:t>
      </w:r>
      <w:r w:rsidR="00464B67">
        <w:t>.</w:t>
      </w:r>
    </w:p>
    <w:p w14:paraId="18FDD4DA" w14:textId="3C8CDE75" w:rsidR="00AC46DD" w:rsidRDefault="00AC46DD" w:rsidP="00352A7C">
      <w:pPr>
        <w:spacing w:before="100" w:beforeAutospacing="1" w:after="100" w:afterAutospacing="1" w:line="240" w:lineRule="auto"/>
      </w:pPr>
      <w:r w:rsidRPr="00AC46DD">
        <w:t>Key Observations</w:t>
      </w:r>
      <w:r>
        <w:t>:</w:t>
      </w:r>
    </w:p>
    <w:p w14:paraId="723CE827" w14:textId="7909BA7A" w:rsidR="00E721D5" w:rsidRDefault="00E721D5" w:rsidP="00E721D5">
      <w:pPr>
        <w:spacing w:before="100" w:beforeAutospacing="1" w:after="100" w:afterAutospacing="1" w:line="240" w:lineRule="auto"/>
      </w:pPr>
      <w:r>
        <w:t>1.</w:t>
      </w:r>
      <w:r>
        <w:tab/>
        <w:t xml:space="preserve">Stability After Initial Variance: </w:t>
      </w:r>
      <w:r w:rsidR="0003048F" w:rsidRPr="0003048F">
        <w:t>While the first two iterations show slight variability (ranging from ~13.9% to 14.0%),</w:t>
      </w:r>
      <w:r w:rsidR="0003048F">
        <w:t xml:space="preserve"> t</w:t>
      </w:r>
      <w:r>
        <w:t>he model</w:t>
      </w:r>
      <w:r w:rsidR="0003048F">
        <w:t>’s</w:t>
      </w:r>
      <w:r>
        <w:t xml:space="preserve"> performance </w:t>
      </w:r>
      <w:r w:rsidR="004360C1" w:rsidRPr="004360C1">
        <w:t>stabilizes significantly</w:t>
      </w:r>
      <w:r w:rsidR="004360C1">
        <w:t xml:space="preserve"> </w:t>
      </w:r>
      <w:r>
        <w:t xml:space="preserve">from iteration 3 onward, </w:t>
      </w:r>
      <w:r w:rsidR="004360C1" w:rsidRPr="004360C1">
        <w:t>reaching</w:t>
      </w:r>
      <w:r>
        <w:t xml:space="preserve"> a narrow band </w:t>
      </w:r>
      <w:r w:rsidR="008F0491" w:rsidRPr="008F0491">
        <w:t xml:space="preserve">around 14.58%–14.60%. </w:t>
      </w:r>
      <w:r w:rsidR="00C97B30" w:rsidRPr="00C97B30">
        <w:t xml:space="preserve">The variation beyond iteration 2 remains minimal </w:t>
      </w:r>
      <w:r>
        <w:t>(</w:t>
      </w:r>
      <w:r w:rsidR="00C97B30">
        <w:t xml:space="preserve">within </w:t>
      </w:r>
      <w:r>
        <w:t xml:space="preserve">±0.08%), indicating </w:t>
      </w:r>
      <w:r w:rsidR="00A055BC" w:rsidRPr="00A055BC">
        <w:t>that the model converges to</w:t>
      </w:r>
      <w:r w:rsidR="00A055BC">
        <w:t xml:space="preserve"> </w:t>
      </w:r>
      <w:r>
        <w:t>robust</w:t>
      </w:r>
      <w:r w:rsidR="00A055BC">
        <w:t>,</w:t>
      </w:r>
      <w:r w:rsidR="00A055BC" w:rsidRPr="00A055BC">
        <w:t xml:space="preserve"> repeatable</w:t>
      </w:r>
      <w:r w:rsidR="00A055BC">
        <w:t xml:space="preserve"> </w:t>
      </w:r>
      <w:r>
        <w:t>representations</w:t>
      </w:r>
      <w:r w:rsidR="00A055BC">
        <w:t xml:space="preserve"> </w:t>
      </w:r>
      <w:r w:rsidR="00A055BC" w:rsidRPr="00A055BC">
        <w:t>once exposed to a diverse set of training-removal scenarios</w:t>
      </w:r>
      <w:r>
        <w:t>.</w:t>
      </w:r>
    </w:p>
    <w:p w14:paraId="2BA645CF" w14:textId="0543C76B" w:rsidR="00641354" w:rsidRDefault="00E721D5" w:rsidP="00641354">
      <w:pPr>
        <w:spacing w:before="100" w:beforeAutospacing="1" w:after="100" w:afterAutospacing="1" w:line="240" w:lineRule="auto"/>
      </w:pPr>
      <w:r>
        <w:t>2.</w:t>
      </w:r>
      <w:r>
        <w:tab/>
      </w:r>
      <w:r w:rsidR="00EC1859" w:rsidRPr="00EC1859">
        <w:t>Effect</w:t>
      </w:r>
      <w:r w:rsidR="00EC1859">
        <w:t xml:space="preserve"> of </w:t>
      </w:r>
      <w:r>
        <w:t xml:space="preserve">Random Sampling: </w:t>
      </w:r>
      <w:r w:rsidR="00EC1859" w:rsidRPr="00EC1859">
        <w:t>The variation between iterations</w:t>
      </w:r>
      <w:r>
        <w:t xml:space="preserve"> </w:t>
      </w:r>
    </w:p>
    <w:p w14:paraId="037F6641" w14:textId="77777777" w:rsidR="00641354" w:rsidRDefault="00641354" w:rsidP="00641354">
      <w:pPr>
        <w:spacing w:before="100" w:beforeAutospacing="1" w:after="100" w:afterAutospacing="1" w:line="240" w:lineRule="auto"/>
      </w:pPr>
      <w:r>
        <w:t>reflects the randomness in sampling which links are removed, simulating different missing-link configurations. The observed convergence pattern suggests that once the model is tested across varied removal patterns, it adapts well and maintains performance, confirming its generalization ability.</w:t>
      </w:r>
    </w:p>
    <w:p w14:paraId="13179EB8" w14:textId="77777777" w:rsidR="00594CFA" w:rsidRDefault="00E721D5" w:rsidP="00E721D5">
      <w:pPr>
        <w:spacing w:before="100" w:beforeAutospacing="1" w:after="100" w:afterAutospacing="1" w:line="240" w:lineRule="auto"/>
        <w:rPr>
          <w:b/>
          <w:bCs/>
        </w:rPr>
      </w:pPr>
      <w:r>
        <w:t>3.</w:t>
      </w:r>
      <w:r>
        <w:tab/>
      </w:r>
      <w:r w:rsidR="005B1380" w:rsidRPr="005B1380">
        <w:t>Performance Plateau and Saturation</w:t>
      </w:r>
      <w:r>
        <w:t>: The</w:t>
      </w:r>
      <w:r w:rsidR="005D14E1" w:rsidRPr="005D14E1">
        <w:t xml:space="preserve"> peak values at iterations 3 and 4 (14.58% and 14.60%, respectively) represent the model’s effective performance ceiling under current training conditions. The minor decline in iteration 5 (to ~14.53%) is consistent with expected sampling fluctuations and does not indicate model degradation</w:t>
      </w:r>
      <w:r w:rsidR="00200687">
        <w:t>.</w:t>
      </w:r>
      <w:r w:rsidR="00200687">
        <w:br/>
      </w:r>
    </w:p>
    <w:p w14:paraId="444F66B0" w14:textId="67B5D5CD" w:rsidR="005D14E1" w:rsidRDefault="005D14E1" w:rsidP="00E721D5">
      <w:pPr>
        <w:spacing w:before="100" w:beforeAutospacing="1" w:after="100" w:afterAutospacing="1" w:line="240" w:lineRule="auto"/>
      </w:pPr>
      <w:r w:rsidRPr="005D14E1">
        <w:t>The model demonstrates strong stability in Hits@100 performance, with low variance across iterations and a well-defined performance plateau. This reinforces the reliability of the learned embeddings and the robustness of the adversarial training process</w:t>
      </w:r>
    </w:p>
    <w:p w14:paraId="2B8F1039" w14:textId="7088AE54" w:rsidR="002B10D7" w:rsidRDefault="002B10D7" w:rsidP="00E50883">
      <w:pPr>
        <w:spacing w:before="100" w:beforeAutospacing="1" w:after="100" w:afterAutospacing="1" w:line="240" w:lineRule="auto"/>
        <w:ind w:firstLine="720"/>
        <w:rPr>
          <w:rFonts w:eastAsia="Times New Roman" w:cs="Times New Roman"/>
          <w:b/>
          <w:bCs/>
          <w:kern w:val="0"/>
          <w14:ligatures w14:val="none"/>
        </w:rPr>
      </w:pPr>
      <w:r w:rsidRPr="003C024F">
        <w:rPr>
          <w:b/>
          <w:bCs/>
        </w:rPr>
        <w:t>5.</w:t>
      </w:r>
      <w:r w:rsidR="0009023E">
        <w:rPr>
          <w:b/>
          <w:bCs/>
        </w:rPr>
        <w:t>5.</w:t>
      </w:r>
      <w:r w:rsidRPr="003C024F">
        <w:rPr>
          <w:b/>
          <w:bCs/>
        </w:rPr>
        <w:t>2.3.</w:t>
      </w:r>
      <w:r>
        <w:t xml:space="preserve"> </w:t>
      </w:r>
      <w:r w:rsidR="008B7CD2" w:rsidRPr="003C024F">
        <w:rPr>
          <w:b/>
          <w:bCs/>
        </w:rPr>
        <w:t>Mean Reciprocal Rank</w:t>
      </w:r>
      <w:r w:rsidR="008B7CD2">
        <w:t xml:space="preserve"> (</w:t>
      </w:r>
      <w:r w:rsidRPr="00E25943">
        <w:rPr>
          <w:rFonts w:eastAsia="Times New Roman" w:cs="Times New Roman"/>
          <w:b/>
          <w:bCs/>
          <w:kern w:val="0"/>
          <w14:ligatures w14:val="none"/>
        </w:rPr>
        <w:t>MRR</w:t>
      </w:r>
      <w:r w:rsidR="008B7CD2">
        <w:rPr>
          <w:rFonts w:eastAsia="Times New Roman" w:cs="Times New Roman"/>
          <w:b/>
          <w:bCs/>
          <w:kern w:val="0"/>
          <w14:ligatures w14:val="none"/>
        </w:rPr>
        <w:t>)</w:t>
      </w:r>
    </w:p>
    <w:p w14:paraId="24E710B0" w14:textId="2FE24F8C" w:rsidR="008B7CD2" w:rsidRPr="00E200F6" w:rsidRDefault="008B7CD2" w:rsidP="00E200F6">
      <w:pPr>
        <w:spacing w:before="100" w:beforeAutospacing="1" w:after="100" w:afterAutospacing="1" w:line="240" w:lineRule="auto"/>
        <w:ind w:left="720" w:firstLine="720"/>
      </w:pPr>
      <w:bookmarkStart w:id="9" w:name="_Hlk202016307"/>
      <w:r w:rsidRPr="00E200F6">
        <w:t>Result: 0.0147</w:t>
      </w:r>
    </w:p>
    <w:bookmarkEnd w:id="9"/>
    <w:p w14:paraId="2A6E28A2" w14:textId="77777777" w:rsidR="002B10D7" w:rsidRDefault="002B10D7" w:rsidP="002B10D7">
      <w:pPr>
        <w:spacing w:before="100" w:beforeAutospacing="1" w:after="100" w:afterAutospacing="1" w:line="240" w:lineRule="auto"/>
      </w:pPr>
      <w:r>
        <w:object w:dxaOrig="24507" w:dyaOrig="6123" w14:anchorId="51555045">
          <v:shape id="_x0000_i1028" type="#_x0000_t75" style="width:466.85pt;height:116.95pt" o:ole="">
            <v:imagedata r:id="rId36" o:title=""/>
          </v:shape>
          <o:OLEObject Type="Embed" ProgID="Unknown" ShapeID="_x0000_i1028" DrawAspect="Content" ObjectID="_1822675381" r:id="rId37"/>
        </w:object>
      </w:r>
    </w:p>
    <w:p w14:paraId="69F6BA6B" w14:textId="77777777" w:rsidR="0015392E" w:rsidRPr="0015392E" w:rsidRDefault="002552C4" w:rsidP="00383283">
      <w:pPr>
        <w:spacing w:before="100" w:beforeAutospacing="1" w:after="100" w:afterAutospacing="1" w:line="240" w:lineRule="auto"/>
        <w:jc w:val="center"/>
        <w:rPr>
          <w:rFonts w:eastAsia="Times New Roman" w:cs="David"/>
          <w:kern w:val="0"/>
          <w14:ligatures w14:val="none"/>
        </w:rPr>
      </w:pPr>
      <w:r w:rsidRPr="0015392E">
        <w:rPr>
          <w:rFonts w:eastAsia="Times New Roman" w:cs="David"/>
          <w:kern w:val="0"/>
          <w14:ligatures w14:val="none"/>
        </w:rPr>
        <w:t>Figure 12: MRR (Mean Reciprocal Rank) vs iteration.</w:t>
      </w:r>
    </w:p>
    <w:p w14:paraId="5F19A518" w14:textId="2317FAA1" w:rsidR="002B10D7" w:rsidRPr="00E200F6" w:rsidRDefault="00DB5E74" w:rsidP="0088130D">
      <w:pPr>
        <w:spacing w:before="100" w:beforeAutospacing="1" w:after="100" w:afterAutospacing="1" w:line="240" w:lineRule="auto"/>
        <w:rPr>
          <w:rFonts w:eastAsia="Times New Roman" w:cs="Times New Roman"/>
          <w:kern w:val="0"/>
          <w14:ligatures w14:val="none"/>
        </w:rPr>
      </w:pPr>
      <w:r w:rsidRPr="00383283">
        <w:rPr>
          <w:rFonts w:eastAsia="Times New Roman" w:cs="Times New Roman"/>
          <w:kern w:val="0"/>
          <w14:ligatures w14:val="none"/>
        </w:rPr>
        <w:lastRenderedPageBreak/>
        <w:t>Interpretation:</w:t>
      </w:r>
      <w:r w:rsidRPr="00DB5E74">
        <w:rPr>
          <w:rFonts w:eastAsia="Times New Roman" w:cs="Times New Roman"/>
          <w:b/>
          <w:bCs/>
          <w:kern w:val="0"/>
          <w14:ligatures w14:val="none"/>
        </w:rPr>
        <w:t xml:space="preserve"> </w:t>
      </w:r>
      <w:r w:rsidRPr="003C024F">
        <w:rPr>
          <w:rFonts w:eastAsia="Times New Roman" w:cs="Times New Roman"/>
          <w:kern w:val="0"/>
          <w14:ligatures w14:val="none"/>
        </w:rPr>
        <w:t>T</w:t>
      </w:r>
      <w:r w:rsidRPr="00E200F6">
        <w:rPr>
          <w:rFonts w:eastAsia="Times New Roman" w:cs="Times New Roman"/>
          <w:kern w:val="0"/>
          <w14:ligatures w14:val="none"/>
        </w:rPr>
        <w:t>he low MRR indicates that when correct predictions are made, they</w:t>
      </w:r>
      <w:r>
        <w:rPr>
          <w:rFonts w:eastAsia="Times New Roman" w:cs="Times New Roman"/>
          <w:kern w:val="0"/>
          <w14:ligatures w14:val="none"/>
        </w:rPr>
        <w:t xml:space="preserve"> </w:t>
      </w:r>
      <w:r w:rsidRPr="00DB5E74">
        <w:rPr>
          <w:rFonts w:eastAsia="Times New Roman" w:cs="Times New Roman"/>
          <w:kern w:val="0"/>
          <w14:ligatures w14:val="none"/>
        </w:rPr>
        <w:t>tend to appear in lower ranks. The model rarely places correct links near the top of</w:t>
      </w:r>
      <w:r>
        <w:rPr>
          <w:rFonts w:eastAsia="Times New Roman" w:cs="Times New Roman"/>
          <w:kern w:val="0"/>
          <w14:ligatures w14:val="none"/>
        </w:rPr>
        <w:t xml:space="preserve"> </w:t>
      </w:r>
      <w:r w:rsidR="0088130D" w:rsidRPr="0088130D">
        <w:rPr>
          <w:rFonts w:eastAsia="Times New Roman" w:cs="Times New Roman"/>
          <w:kern w:val="0"/>
          <w14:ligatures w14:val="none"/>
        </w:rPr>
        <w:t>the prediction list</w:t>
      </w:r>
      <w:r w:rsidR="0088130D">
        <w:rPr>
          <w:rFonts w:eastAsia="Times New Roman" w:cs="Times New Roman"/>
          <w:kern w:val="0"/>
          <w14:ligatures w14:val="none"/>
        </w:rPr>
        <w:t>.</w:t>
      </w:r>
    </w:p>
    <w:p w14:paraId="3466FB40" w14:textId="34E04479" w:rsidR="002B10D7" w:rsidRDefault="002B10D7" w:rsidP="00E50883">
      <w:pPr>
        <w:spacing w:before="100" w:beforeAutospacing="1" w:after="100" w:afterAutospacing="1" w:line="240" w:lineRule="auto"/>
        <w:ind w:firstLine="720"/>
        <w:rPr>
          <w:rFonts w:eastAsia="Times New Roman" w:cs="Times New Roman"/>
          <w:b/>
          <w:bCs/>
          <w:kern w:val="0"/>
          <w14:ligatures w14:val="none"/>
        </w:rPr>
      </w:pPr>
      <w:commentRangeStart w:id="10"/>
      <w:commentRangeStart w:id="11"/>
      <w:r>
        <w:rPr>
          <w:rFonts w:eastAsia="Times New Roman" w:cs="Times New Roman"/>
          <w:b/>
          <w:bCs/>
          <w:kern w:val="0"/>
          <w14:ligatures w14:val="none"/>
        </w:rPr>
        <w:t>5.</w:t>
      </w:r>
      <w:r w:rsidR="0015392E">
        <w:rPr>
          <w:rFonts w:eastAsia="Times New Roman" w:cs="Times New Roman"/>
          <w:b/>
          <w:bCs/>
          <w:kern w:val="0"/>
          <w14:ligatures w14:val="none"/>
        </w:rPr>
        <w:t>5.</w:t>
      </w:r>
      <w:r>
        <w:rPr>
          <w:rFonts w:eastAsia="Times New Roman" w:cs="Times New Roman"/>
          <w:b/>
          <w:bCs/>
          <w:kern w:val="0"/>
          <w14:ligatures w14:val="none"/>
        </w:rPr>
        <w:t xml:space="preserve">2.4. </w:t>
      </w:r>
      <w:r w:rsidRPr="006778DD">
        <w:rPr>
          <w:rFonts w:eastAsia="Times New Roman" w:cs="Times New Roman"/>
          <w:b/>
          <w:bCs/>
          <w:kern w:val="0"/>
          <w14:ligatures w14:val="none"/>
        </w:rPr>
        <w:t>Precision@</w:t>
      </w:r>
      <w:r>
        <w:rPr>
          <w:rFonts w:eastAsia="Times New Roman" w:cs="Times New Roman"/>
          <w:b/>
          <w:bCs/>
          <w:kern w:val="0"/>
          <w14:ligatures w14:val="none"/>
        </w:rPr>
        <w:t>100</w:t>
      </w:r>
      <w:commentRangeEnd w:id="10"/>
      <w:r w:rsidR="001C4E1E">
        <w:rPr>
          <w:rStyle w:val="af4"/>
          <w:rtl/>
        </w:rPr>
        <w:commentReference w:id="10"/>
      </w:r>
      <w:commentRangeEnd w:id="11"/>
      <w:r w:rsidR="00E50883">
        <w:rPr>
          <w:rStyle w:val="af4"/>
          <w:rtl/>
        </w:rPr>
        <w:commentReference w:id="11"/>
      </w:r>
    </w:p>
    <w:p w14:paraId="27F268C8" w14:textId="0CB08821" w:rsidR="0088130D" w:rsidRDefault="0088130D" w:rsidP="00D24F07">
      <w:pPr>
        <w:spacing w:before="100" w:beforeAutospacing="1" w:after="100" w:afterAutospacing="1" w:line="240" w:lineRule="auto"/>
        <w:ind w:left="720" w:firstLine="720"/>
      </w:pPr>
      <w:r w:rsidRPr="00E86A53">
        <w:t xml:space="preserve">Result: </w:t>
      </w:r>
      <w:r w:rsidR="00D24F07" w:rsidRPr="00D24F07">
        <w:t>0.16%</w:t>
      </w:r>
    </w:p>
    <w:p w14:paraId="414C17FD" w14:textId="77777777" w:rsidR="0088130D" w:rsidRDefault="0088130D" w:rsidP="003C024F">
      <w:pPr>
        <w:spacing w:before="100" w:beforeAutospacing="1" w:after="100" w:afterAutospacing="1" w:line="240" w:lineRule="auto"/>
        <w:ind w:left="720" w:firstLine="720"/>
        <w:rPr>
          <w:rFonts w:eastAsia="Times New Roman" w:cs="Times New Roman"/>
          <w:b/>
          <w:bCs/>
          <w:kern w:val="0"/>
          <w14:ligatures w14:val="none"/>
        </w:rPr>
      </w:pPr>
    </w:p>
    <w:p w14:paraId="6DC19A51" w14:textId="77777777" w:rsidR="002B10D7" w:rsidRPr="006778DD" w:rsidRDefault="002B10D7" w:rsidP="002B10D7">
      <w:pPr>
        <w:spacing w:before="100" w:beforeAutospacing="1" w:after="100" w:afterAutospacing="1" w:line="240" w:lineRule="auto"/>
        <w:rPr>
          <w:rFonts w:eastAsia="Times New Roman" w:cs="Times New Roman"/>
          <w:b/>
          <w:bCs/>
          <w:kern w:val="0"/>
          <w14:ligatures w14:val="none"/>
        </w:rPr>
      </w:pPr>
      <w:r>
        <w:object w:dxaOrig="24507" w:dyaOrig="6123" w14:anchorId="50F55429">
          <v:shape id="_x0000_i1029" type="#_x0000_t75" style="width:466.85pt;height:116.95pt" o:ole="">
            <v:imagedata r:id="rId38" o:title=""/>
          </v:shape>
          <o:OLEObject Type="Embed" ProgID="Unknown" ShapeID="_x0000_i1029" DrawAspect="Content" ObjectID="_1822675382" r:id="rId39"/>
        </w:object>
      </w:r>
    </w:p>
    <w:p w14:paraId="4C4A3627" w14:textId="77777777" w:rsidR="002552C4" w:rsidRPr="00383283" w:rsidRDefault="002552C4" w:rsidP="002552C4">
      <w:pPr>
        <w:spacing w:before="100" w:beforeAutospacing="1" w:after="100" w:afterAutospacing="1" w:line="240" w:lineRule="auto"/>
        <w:jc w:val="center"/>
        <w:rPr>
          <w:rFonts w:eastAsia="Times New Roman" w:cs="Times New Roman"/>
          <w:kern w:val="0"/>
          <w14:ligatures w14:val="none"/>
        </w:rPr>
      </w:pPr>
      <w:r w:rsidRPr="00383283">
        <w:rPr>
          <w:rFonts w:eastAsia="Times New Roman" w:cs="Times New Roman"/>
          <w:kern w:val="0"/>
          <w14:ligatures w14:val="none"/>
        </w:rPr>
        <w:t>Figure 13: Precision up to rank 100 vs iteration.</w:t>
      </w:r>
    </w:p>
    <w:p w14:paraId="1F1F1E2C" w14:textId="77777777" w:rsidR="00456CE0" w:rsidRDefault="00456CE0" w:rsidP="006E6D6A">
      <w:pPr>
        <w:spacing w:before="100" w:beforeAutospacing="1" w:after="100" w:afterAutospacing="1" w:line="240" w:lineRule="auto"/>
        <w:rPr>
          <w:rFonts w:eastAsia="Times New Roman" w:cs="Times New Roman"/>
          <w:b/>
          <w:bCs/>
          <w:kern w:val="0"/>
          <w:rtl/>
          <w14:ligatures w14:val="none"/>
        </w:rPr>
      </w:pPr>
    </w:p>
    <w:p w14:paraId="7449B627" w14:textId="7C568AFE" w:rsidR="006E6D6A" w:rsidRPr="00C43089" w:rsidRDefault="00D24F07" w:rsidP="006E6D6A">
      <w:pPr>
        <w:spacing w:before="100" w:beforeAutospacing="1" w:after="100" w:afterAutospacing="1" w:line="240" w:lineRule="auto"/>
        <w:rPr>
          <w:rFonts w:eastAsia="Times New Roman" w:cs="Times New Roman"/>
          <w:kern w:val="0"/>
          <w14:ligatures w14:val="none"/>
        </w:rPr>
      </w:pPr>
      <w:r w:rsidRPr="00383283">
        <w:rPr>
          <w:rFonts w:eastAsia="Times New Roman" w:cs="Times New Roman"/>
          <w:kern w:val="0"/>
          <w14:ligatures w14:val="none"/>
        </w:rPr>
        <w:t xml:space="preserve">Interpretation: </w:t>
      </w:r>
      <w:r w:rsidRPr="00C43089">
        <w:rPr>
          <w:rFonts w:eastAsia="Times New Roman" w:cs="Times New Roman"/>
          <w:kern w:val="0"/>
          <w14:ligatures w14:val="none"/>
        </w:rPr>
        <w:t>On average, only 0.16 out of every 100 predicted links were correct.</w:t>
      </w:r>
      <w:r w:rsidR="006E6D6A">
        <w:rPr>
          <w:rFonts w:eastAsia="Times New Roman" w:cs="Times New Roman"/>
          <w:kern w:val="0"/>
          <w14:ligatures w14:val="none"/>
        </w:rPr>
        <w:t xml:space="preserve"> </w:t>
      </w:r>
      <w:r w:rsidR="006E6D6A" w:rsidRPr="006E6D6A">
        <w:rPr>
          <w:rFonts w:eastAsia="Times New Roman" w:cs="Times New Roman"/>
          <w:kern w:val="0"/>
          <w14:ligatures w14:val="none"/>
        </w:rPr>
        <w:t>This extremely low precision indicates a high false positive rate and suggests potential</w:t>
      </w:r>
      <w:r w:rsidR="006E6D6A">
        <w:rPr>
          <w:rFonts w:eastAsia="Times New Roman" w:cs="Times New Roman"/>
          <w:kern w:val="0"/>
          <w14:ligatures w14:val="none"/>
        </w:rPr>
        <w:t xml:space="preserve"> </w:t>
      </w:r>
      <w:r w:rsidR="006E6D6A" w:rsidRPr="006E6D6A">
        <w:rPr>
          <w:rFonts w:eastAsia="Times New Roman" w:cs="Times New Roman"/>
          <w:kern w:val="0"/>
          <w14:ligatures w14:val="none"/>
        </w:rPr>
        <w:t>underfitting</w:t>
      </w:r>
      <w:r w:rsidR="006E6D6A">
        <w:rPr>
          <w:rFonts w:eastAsia="Times New Roman" w:cs="Times New Roman"/>
          <w:kern w:val="0"/>
          <w14:ligatures w14:val="none"/>
        </w:rPr>
        <w:t xml:space="preserve">, </w:t>
      </w:r>
      <w:r w:rsidR="006E6D6A" w:rsidRPr="006E6D6A">
        <w:rPr>
          <w:rFonts w:eastAsia="Times New Roman" w:cs="Times New Roman"/>
          <w:kern w:val="0"/>
          <w14:ligatures w14:val="none"/>
        </w:rPr>
        <w:t>i.e., the model lacks sufficient expressive capacity to capture the</w:t>
      </w:r>
      <w:r w:rsidR="006E6D6A">
        <w:rPr>
          <w:rFonts w:eastAsia="Times New Roman" w:cs="Times New Roman"/>
          <w:kern w:val="0"/>
          <w14:ligatures w14:val="none"/>
        </w:rPr>
        <w:t xml:space="preserve"> </w:t>
      </w:r>
      <w:r w:rsidR="006E6D6A" w:rsidRPr="006E6D6A">
        <w:rPr>
          <w:rFonts w:eastAsia="Times New Roman" w:cs="Times New Roman"/>
          <w:kern w:val="0"/>
          <w14:ligatures w14:val="none"/>
        </w:rPr>
        <w:t>complexity of the data</w:t>
      </w:r>
      <w:r w:rsidR="006E6D6A">
        <w:rPr>
          <w:rFonts w:eastAsia="Times New Roman" w:cs="Times New Roman"/>
          <w:kern w:val="0"/>
          <w14:ligatures w14:val="none"/>
        </w:rPr>
        <w:t>.</w:t>
      </w:r>
    </w:p>
    <w:p w14:paraId="2F07606D" w14:textId="7899B783" w:rsidR="002B10D7" w:rsidRDefault="002B10D7" w:rsidP="00C43089">
      <w:pPr>
        <w:spacing w:before="100" w:beforeAutospacing="1" w:after="100" w:afterAutospacing="1" w:line="240" w:lineRule="auto"/>
        <w:ind w:left="720"/>
        <w:rPr>
          <w:rFonts w:eastAsia="Times New Roman" w:cs="Times New Roman"/>
          <w:b/>
          <w:bCs/>
          <w:kern w:val="0"/>
          <w14:ligatures w14:val="none"/>
        </w:rPr>
      </w:pPr>
      <w:r>
        <w:rPr>
          <w:rFonts w:eastAsia="Times New Roman" w:cs="Times New Roman"/>
          <w:b/>
          <w:bCs/>
          <w:kern w:val="0"/>
          <w14:ligatures w14:val="none"/>
        </w:rPr>
        <w:t>5.</w:t>
      </w:r>
      <w:r w:rsidR="00EF1185">
        <w:rPr>
          <w:rFonts w:eastAsia="Times New Roman" w:cs="Times New Roman"/>
          <w:b/>
          <w:bCs/>
          <w:kern w:val="0"/>
          <w14:ligatures w14:val="none"/>
        </w:rPr>
        <w:t>5.</w:t>
      </w:r>
      <w:r>
        <w:rPr>
          <w:rFonts w:eastAsia="Times New Roman" w:cs="Times New Roman"/>
          <w:b/>
          <w:bCs/>
          <w:kern w:val="0"/>
          <w14:ligatures w14:val="none"/>
        </w:rPr>
        <w:t xml:space="preserve">2.5. </w:t>
      </w:r>
      <w:r w:rsidR="006C7AF8" w:rsidRPr="006C7AF8">
        <w:rPr>
          <w:rFonts w:eastAsia="Times New Roman" w:cs="Times New Roman"/>
          <w:b/>
          <w:bCs/>
          <w:kern w:val="0"/>
          <w14:ligatures w14:val="none"/>
        </w:rPr>
        <w:t>Metric</w:t>
      </w:r>
      <w:r w:rsidR="006C7AF8">
        <w:rPr>
          <w:rFonts w:eastAsia="Times New Roman" w:cs="Times New Roman"/>
          <w:b/>
          <w:bCs/>
          <w:kern w:val="0"/>
          <w14:ligatures w14:val="none"/>
        </w:rPr>
        <w:t xml:space="preserve"> </w:t>
      </w:r>
      <w:r>
        <w:rPr>
          <w:rFonts w:eastAsia="Times New Roman" w:cs="Times New Roman"/>
          <w:b/>
          <w:bCs/>
          <w:kern w:val="0"/>
          <w14:ligatures w14:val="none"/>
        </w:rPr>
        <w:t xml:space="preserve">Distribution </w:t>
      </w:r>
      <w:r w:rsidR="006C7AF8" w:rsidRPr="006C7AF8">
        <w:rPr>
          <w:rFonts w:eastAsia="Times New Roman" w:cs="Times New Roman"/>
          <w:b/>
          <w:bCs/>
          <w:kern w:val="0"/>
          <w14:ligatures w14:val="none"/>
        </w:rPr>
        <w:t>and Analysis</w:t>
      </w:r>
    </w:p>
    <w:p w14:paraId="490B144F" w14:textId="77777777" w:rsidR="002B10D7" w:rsidRDefault="002B10D7" w:rsidP="002B10D7">
      <w:pPr>
        <w:spacing w:before="100" w:beforeAutospacing="1" w:after="100" w:afterAutospacing="1" w:line="240" w:lineRule="auto"/>
        <w:rPr>
          <w:rFonts w:eastAsia="Times New Roman" w:cs="Times New Roman"/>
          <w:b/>
          <w:bCs/>
          <w:kern w:val="0"/>
          <w14:ligatures w14:val="none"/>
        </w:rPr>
      </w:pPr>
      <w:r w:rsidRPr="00D70C1D">
        <w:rPr>
          <w:rFonts w:eastAsia="Times New Roman" w:cs="Times New Roman"/>
          <w:b/>
          <w:bCs/>
          <w:noProof/>
          <w:kern w:val="0"/>
          <w14:ligatures w14:val="none"/>
        </w:rPr>
        <w:drawing>
          <wp:inline distT="0" distB="0" distL="0" distR="0" wp14:anchorId="0F79B2DA" wp14:editId="4ACF114A">
            <wp:extent cx="5943600" cy="1790065"/>
            <wp:effectExtent l="0" t="0" r="0" b="635"/>
            <wp:docPr id="2102391476" name="Picture 1" descr="A white rectangular graph with black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91476" name="Picture 1" descr="A white rectangular graph with black and orange lines&#10;&#10;AI-generated content may be incorrect."/>
                    <pic:cNvPicPr/>
                  </pic:nvPicPr>
                  <pic:blipFill>
                    <a:blip r:embed="rId40"/>
                    <a:stretch>
                      <a:fillRect/>
                    </a:stretch>
                  </pic:blipFill>
                  <pic:spPr>
                    <a:xfrm>
                      <a:off x="0" y="0"/>
                      <a:ext cx="5943600" cy="1790065"/>
                    </a:xfrm>
                    <a:prstGeom prst="rect">
                      <a:avLst/>
                    </a:prstGeom>
                  </pic:spPr>
                </pic:pic>
              </a:graphicData>
            </a:graphic>
          </wp:inline>
        </w:drawing>
      </w:r>
    </w:p>
    <w:p w14:paraId="43F2911E" w14:textId="6912C431" w:rsidR="002552C4" w:rsidRPr="00EF1185" w:rsidRDefault="002552C4" w:rsidP="002552C4">
      <w:pPr>
        <w:spacing w:before="100" w:beforeAutospacing="1" w:after="100" w:afterAutospacing="1" w:line="240" w:lineRule="auto"/>
        <w:jc w:val="center"/>
        <w:rPr>
          <w:rFonts w:eastAsia="Times New Roman" w:cs="David"/>
          <w:kern w:val="0"/>
          <w14:ligatures w14:val="none"/>
        </w:rPr>
      </w:pPr>
      <w:r w:rsidRPr="00EF1185">
        <w:rPr>
          <w:rFonts w:eastAsia="Times New Roman" w:cs="David"/>
          <w:kern w:val="0"/>
          <w14:ligatures w14:val="none"/>
        </w:rPr>
        <w:t>Figure 14: Distribution of Metric across all iterations</w:t>
      </w:r>
      <w:r w:rsidR="00232634">
        <w:rPr>
          <w:rFonts w:eastAsia="Times New Roman" w:cs="David"/>
          <w:kern w:val="0"/>
          <w14:ligatures w14:val="none"/>
        </w:rPr>
        <w:t>.</w:t>
      </w:r>
    </w:p>
    <w:p w14:paraId="3DDD5039" w14:textId="77777777" w:rsidR="00456CE0" w:rsidRDefault="00456CE0" w:rsidP="00C43089">
      <w:pPr>
        <w:spacing w:before="100" w:beforeAutospacing="1" w:after="100" w:afterAutospacing="1" w:line="240" w:lineRule="auto"/>
        <w:jc w:val="center"/>
        <w:rPr>
          <w:rFonts w:eastAsia="Times New Roman" w:cs="Times New Roman"/>
          <w:b/>
          <w:bCs/>
          <w:kern w:val="0"/>
          <w14:ligatures w14:val="none"/>
        </w:rPr>
      </w:pPr>
    </w:p>
    <w:p w14:paraId="6D09F493" w14:textId="77777777" w:rsidR="002556CB" w:rsidRDefault="00191A35" w:rsidP="002B10D7">
      <w:pPr>
        <w:spacing w:before="100" w:beforeAutospacing="1" w:after="100" w:afterAutospacing="1" w:line="240" w:lineRule="auto"/>
        <w:rPr>
          <w:ins w:id="12" w:author="Orel Damti" w:date="2025-10-22T21:17:00Z" w16du:dateUtc="2025-10-22T18:17:00Z"/>
          <w:rFonts w:eastAsia="Times New Roman" w:cs="Times New Roman"/>
          <w:b/>
          <w:bCs/>
          <w:kern w:val="0"/>
          <w14:ligatures w14:val="none"/>
        </w:rPr>
      </w:pPr>
      <w:r>
        <w:rPr>
          <w:rFonts w:eastAsia="Times New Roman" w:cs="Times New Roman" w:hint="cs"/>
          <w:b/>
          <w:bCs/>
          <w:kern w:val="0"/>
          <w:rtl/>
          <w14:ligatures w14:val="none"/>
        </w:rPr>
        <w:lastRenderedPageBreak/>
        <w:t>5.5.3</w:t>
      </w:r>
      <w:r>
        <w:rPr>
          <w:rFonts w:eastAsia="Times New Roman" w:cs="Times New Roman"/>
          <w:b/>
          <w:bCs/>
          <w:kern w:val="0"/>
          <w:rtl/>
          <w14:ligatures w14:val="none"/>
        </w:rPr>
        <w:tab/>
      </w:r>
      <w:r w:rsidRPr="00191A35">
        <w:rPr>
          <w:rFonts w:eastAsia="Times New Roman" w:cs="Times New Roman"/>
          <w:b/>
          <w:bCs/>
          <w:kern w:val="0"/>
          <w14:ligatures w14:val="none"/>
        </w:rPr>
        <w:t>Summary and Discussion of Evaluation Results</w:t>
      </w:r>
    </w:p>
    <w:p w14:paraId="4916E4F4" w14:textId="2660DCF9" w:rsidR="002B10D7" w:rsidRPr="00E25943" w:rsidRDefault="002B10D7" w:rsidP="002B10D7">
      <w:pPr>
        <w:spacing w:before="100" w:beforeAutospacing="1" w:after="100" w:afterAutospacing="1" w:line="240" w:lineRule="auto"/>
        <w:rPr>
          <w:rFonts w:eastAsia="Times New Roman" w:cs="Times New Roman"/>
          <w:b/>
          <w:bCs/>
          <w:kern w:val="0"/>
          <w14:ligatures w14:val="none"/>
        </w:rPr>
      </w:pPr>
      <w:commentRangeStart w:id="13"/>
      <w:r w:rsidRPr="00E25943">
        <w:rPr>
          <w:rFonts w:eastAsia="Times New Roman" w:cs="Times New Roman"/>
          <w:b/>
          <w:bCs/>
          <w:kern w:val="0"/>
          <w14:ligatures w14:val="none"/>
        </w:rPr>
        <w:t>1. Consistency Across Iterations</w:t>
      </w:r>
      <w:commentRangeEnd w:id="13"/>
      <w:r w:rsidR="00AC5C89">
        <w:rPr>
          <w:rStyle w:val="af4"/>
          <w:rtl/>
        </w:rPr>
        <w:commentReference w:id="13"/>
      </w:r>
    </w:p>
    <w:p w14:paraId="372465F8" w14:textId="49929696" w:rsidR="002B10D7" w:rsidRPr="00E200F6" w:rsidRDefault="008F6C05" w:rsidP="00E200F6">
      <w:pPr>
        <w:pStyle w:val="a9"/>
        <w:numPr>
          <w:ilvl w:val="0"/>
          <w:numId w:val="68"/>
        </w:numPr>
        <w:spacing w:before="100" w:beforeAutospacing="1" w:after="100" w:afterAutospacing="1" w:line="240" w:lineRule="auto"/>
        <w:rPr>
          <w:rFonts w:eastAsia="Times New Roman" w:cs="Times New Roman"/>
          <w:kern w:val="0"/>
          <w14:ligatures w14:val="none"/>
        </w:rPr>
      </w:pPr>
      <w:r w:rsidRPr="00E200F6">
        <w:rPr>
          <w:rFonts w:eastAsia="Times New Roman" w:cs="Times New Roman"/>
          <w:kern w:val="0"/>
          <w14:ligatures w14:val="none"/>
        </w:rPr>
        <w:t>The model exhibited highly stable results across runs</w:t>
      </w:r>
      <w:r w:rsidR="002B10D7" w:rsidRPr="00E200F6">
        <w:rPr>
          <w:rFonts w:eastAsia="Times New Roman" w:cs="Times New Roman"/>
          <w:kern w:val="0"/>
          <w14:ligatures w14:val="none"/>
        </w:rPr>
        <w:t>Hits@1 varie</w:t>
      </w:r>
      <w:r w:rsidR="001B3444">
        <w:rPr>
          <w:rFonts w:eastAsia="Times New Roman" w:cs="Times New Roman"/>
          <w:kern w:val="0"/>
          <w14:ligatures w14:val="none"/>
        </w:rPr>
        <w:t>d</w:t>
      </w:r>
      <w:r w:rsidR="002B10D7" w:rsidRPr="00E200F6">
        <w:rPr>
          <w:rFonts w:eastAsia="Times New Roman" w:cs="Times New Roman"/>
          <w:kern w:val="0"/>
          <w14:ligatures w14:val="none"/>
        </w:rPr>
        <w:t xml:space="preserve"> </w:t>
      </w:r>
      <w:r w:rsidR="001B3444">
        <w:rPr>
          <w:rFonts w:eastAsia="Times New Roman" w:cs="Times New Roman"/>
          <w:kern w:val="0"/>
          <w14:ligatures w14:val="none"/>
        </w:rPr>
        <w:t xml:space="preserve">by </w:t>
      </w:r>
      <w:r w:rsidR="00EF1185" w:rsidRPr="00E200F6">
        <w:rPr>
          <w:rFonts w:eastAsia="Times New Roman" w:cs="Times New Roman"/>
          <w:kern w:val="0"/>
          <w14:ligatures w14:val="none"/>
        </w:rPr>
        <w:t>only ±</w:t>
      </w:r>
      <w:r w:rsidR="002B10D7" w:rsidRPr="00E200F6">
        <w:rPr>
          <w:rFonts w:eastAsia="Times New Roman" w:cs="Times New Roman"/>
          <w:kern w:val="0"/>
          <w14:ligatures w14:val="none"/>
        </w:rPr>
        <w:t xml:space="preserve">0.04% </w:t>
      </w:r>
    </w:p>
    <w:p w14:paraId="0A68A820" w14:textId="39E8D543" w:rsidR="002B10D7" w:rsidRPr="00E25943" w:rsidRDefault="002B10D7" w:rsidP="002B10D7">
      <w:pPr>
        <w:numPr>
          <w:ilvl w:val="0"/>
          <w:numId w:val="51"/>
        </w:numPr>
        <w:spacing w:before="100" w:beforeAutospacing="1" w:after="100" w:afterAutospacing="1" w:line="240" w:lineRule="auto"/>
        <w:rPr>
          <w:rFonts w:eastAsia="Times New Roman" w:cs="Times New Roman"/>
          <w:kern w:val="0"/>
          <w14:ligatures w14:val="none"/>
        </w:rPr>
      </w:pPr>
      <w:r w:rsidRPr="00E25943">
        <w:rPr>
          <w:rFonts w:eastAsia="Times New Roman" w:cs="Times New Roman"/>
          <w:kern w:val="0"/>
          <w14:ligatures w14:val="none"/>
        </w:rPr>
        <w:t>Hits@100 by ±0.32%</w:t>
      </w:r>
    </w:p>
    <w:p w14:paraId="6C067C9C" w14:textId="1B14870D" w:rsidR="002B10D7" w:rsidRPr="00E25943" w:rsidRDefault="002B10D7" w:rsidP="002B10D7">
      <w:pPr>
        <w:numPr>
          <w:ilvl w:val="0"/>
          <w:numId w:val="52"/>
        </w:numPr>
        <w:spacing w:before="100" w:beforeAutospacing="1" w:after="100" w:afterAutospacing="1" w:line="240" w:lineRule="auto"/>
        <w:rPr>
          <w:rFonts w:eastAsia="Times New Roman" w:cs="Times New Roman"/>
          <w:kern w:val="0"/>
          <w14:ligatures w14:val="none"/>
        </w:rPr>
      </w:pPr>
      <w:r w:rsidRPr="00E25943">
        <w:rPr>
          <w:rFonts w:eastAsia="Times New Roman" w:cs="Times New Roman"/>
          <w:kern w:val="0"/>
          <w14:ligatures w14:val="none"/>
        </w:rPr>
        <w:t>MRR is extremely stable</w:t>
      </w:r>
      <w:r w:rsidR="001B3444">
        <w:rPr>
          <w:rFonts w:eastAsia="Times New Roman" w:cs="Times New Roman"/>
          <w:kern w:val="0"/>
          <w14:ligatures w14:val="none"/>
        </w:rPr>
        <w:t>, varied by</w:t>
      </w:r>
      <w:r w:rsidRPr="00E25943">
        <w:rPr>
          <w:rFonts w:eastAsia="Times New Roman" w:cs="Times New Roman"/>
          <w:kern w:val="0"/>
          <w14:ligatures w14:val="none"/>
        </w:rPr>
        <w:t xml:space="preserve"> (±0.0002)</w:t>
      </w:r>
    </w:p>
    <w:p w14:paraId="4FE75439" w14:textId="77777777" w:rsidR="002B10D7" w:rsidRDefault="002B10D7" w:rsidP="002B10D7">
      <w:pPr>
        <w:spacing w:before="100" w:beforeAutospacing="1" w:after="100" w:afterAutospacing="1" w:line="240" w:lineRule="auto"/>
        <w:rPr>
          <w:rFonts w:eastAsia="Times New Roman" w:cs="Times New Roman"/>
          <w:kern w:val="0"/>
          <w14:ligatures w14:val="none"/>
        </w:rPr>
      </w:pPr>
      <w:r w:rsidRPr="00E25943">
        <w:rPr>
          <w:rFonts w:eastAsia="Times New Roman" w:cs="Times New Roman"/>
          <w:kern w:val="0"/>
          <w14:ligatures w14:val="none"/>
        </w:rPr>
        <w:t>This consistency suggests your model is </w:t>
      </w:r>
      <w:r w:rsidRPr="00E25943">
        <w:rPr>
          <w:rFonts w:eastAsia="Times New Roman" w:cs="Times New Roman"/>
          <w:b/>
          <w:bCs/>
          <w:kern w:val="0"/>
          <w14:ligatures w14:val="none"/>
        </w:rPr>
        <w:t>stable and reliable</w:t>
      </w:r>
      <w:r w:rsidRPr="00E25943">
        <w:rPr>
          <w:rFonts w:eastAsia="Times New Roman" w:cs="Times New Roman"/>
          <w:kern w:val="0"/>
          <w14:ligatures w14:val="none"/>
        </w:rPr>
        <w:t>, not overly sensitive to which specific edges are removed for testing.</w:t>
      </w:r>
    </w:p>
    <w:p w14:paraId="411775A3" w14:textId="77777777" w:rsidR="00B0127A" w:rsidRDefault="00B0127A" w:rsidP="002B10D7">
      <w:pPr>
        <w:spacing w:before="100" w:beforeAutospacing="1" w:after="100" w:afterAutospacing="1" w:line="240" w:lineRule="auto"/>
        <w:rPr>
          <w:rFonts w:eastAsia="Times New Roman" w:cs="Times New Roman"/>
          <w:kern w:val="0"/>
          <w14:ligatures w14:val="none"/>
        </w:rPr>
      </w:pPr>
    </w:p>
    <w:p w14:paraId="6B738473" w14:textId="164AB79B" w:rsidR="00A977AA" w:rsidRDefault="00B0127A" w:rsidP="00B0127A">
      <w:pPr>
        <w:spacing w:before="100" w:beforeAutospacing="1" w:after="100" w:afterAutospacing="1" w:line="240" w:lineRule="auto"/>
        <w:rPr>
          <w:rFonts w:eastAsia="Times New Roman" w:cs="Times New Roman"/>
          <w:b/>
          <w:bCs/>
          <w:kern w:val="0"/>
          <w14:ligatures w14:val="none"/>
        </w:rPr>
      </w:pPr>
      <w:r w:rsidRPr="00E200F6">
        <w:rPr>
          <w:rFonts w:eastAsia="Times New Roman" w:cs="Times New Roman"/>
          <w:b/>
          <w:bCs/>
          <w:kern w:val="0"/>
          <w14:ligatures w14:val="none"/>
        </w:rPr>
        <w:t>2. Rank Distribution (Histogram Analysis)</w:t>
      </w:r>
    </w:p>
    <w:p w14:paraId="06B16EE7" w14:textId="30EDD871" w:rsidR="00B0127A" w:rsidRDefault="00AC3069" w:rsidP="003C2035">
      <w:pPr>
        <w:pStyle w:val="a9"/>
        <w:numPr>
          <w:ilvl w:val="0"/>
          <w:numId w:val="68"/>
        </w:numPr>
        <w:spacing w:before="100" w:beforeAutospacing="1" w:after="100" w:afterAutospacing="1" w:line="240" w:lineRule="auto"/>
        <w:rPr>
          <w:rFonts w:eastAsia="Times New Roman" w:cs="Times New Roman"/>
          <w:kern w:val="0"/>
          <w14:ligatures w14:val="none"/>
        </w:rPr>
      </w:pPr>
      <w:r w:rsidRPr="00E200F6">
        <w:rPr>
          <w:rFonts w:eastAsia="Times New Roman" w:cs="Times New Roman"/>
          <w:kern w:val="0"/>
          <w14:ligatures w14:val="none"/>
        </w:rPr>
        <w:t>A peak was observed at low ranks (e.g., 82 hits within ranks 1–3), demonstrating the</w:t>
      </w:r>
      <w:r>
        <w:rPr>
          <w:rFonts w:eastAsia="Times New Roman" w:cs="Times New Roman"/>
          <w:kern w:val="0"/>
          <w14:ligatures w14:val="none"/>
        </w:rPr>
        <w:t xml:space="preserve"> </w:t>
      </w:r>
      <w:r w:rsidR="003C2035" w:rsidRPr="003C2035">
        <w:rPr>
          <w:rFonts w:eastAsia="Times New Roman" w:cs="Times New Roman"/>
          <w:kern w:val="0"/>
          <w14:ligatures w14:val="none"/>
        </w:rPr>
        <w:t>model's ability to assign high ranks to some true links</w:t>
      </w:r>
      <w:r w:rsidR="003C2035">
        <w:rPr>
          <w:rFonts w:eastAsia="Times New Roman" w:cs="Times New Roman"/>
          <w:kern w:val="0"/>
          <w14:ligatures w14:val="none"/>
        </w:rPr>
        <w:t>.</w:t>
      </w:r>
    </w:p>
    <w:p w14:paraId="0D0E53A5" w14:textId="604B0A84" w:rsidR="003C2035" w:rsidRDefault="003C2035" w:rsidP="003C2035">
      <w:pPr>
        <w:pStyle w:val="a9"/>
        <w:numPr>
          <w:ilvl w:val="0"/>
          <w:numId w:val="68"/>
        </w:numPr>
        <w:spacing w:before="100" w:beforeAutospacing="1" w:after="100" w:afterAutospacing="1" w:line="240" w:lineRule="auto"/>
        <w:rPr>
          <w:rFonts w:eastAsia="Times New Roman" w:cs="Times New Roman"/>
          <w:kern w:val="0"/>
          <w14:ligatures w14:val="none"/>
        </w:rPr>
      </w:pPr>
      <w:r w:rsidRPr="003C2035">
        <w:rPr>
          <w:rFonts w:eastAsia="Times New Roman" w:cs="Times New Roman"/>
          <w:kern w:val="0"/>
          <w14:ligatures w14:val="none"/>
        </w:rPr>
        <w:t xml:space="preserve">A </w:t>
      </w:r>
      <w:r w:rsidRPr="003C2035">
        <w:rPr>
          <w:rFonts w:eastAsia="Times New Roman" w:cs="Times New Roman"/>
          <w:b/>
          <w:bCs/>
          <w:kern w:val="0"/>
          <w14:ligatures w14:val="none"/>
        </w:rPr>
        <w:t>gradual decline</w:t>
      </w:r>
      <w:r w:rsidRPr="003C2035">
        <w:rPr>
          <w:rFonts w:eastAsia="Times New Roman" w:cs="Times New Roman"/>
          <w:kern w:val="0"/>
          <w14:ligatures w14:val="none"/>
        </w:rPr>
        <w:t xml:space="preserve"> in hit counts was seen as ranks increased</w:t>
      </w:r>
      <w:r>
        <w:rPr>
          <w:rFonts w:eastAsia="Times New Roman" w:cs="Times New Roman"/>
          <w:kern w:val="0"/>
          <w14:ligatures w14:val="none"/>
        </w:rPr>
        <w:t>.</w:t>
      </w:r>
    </w:p>
    <w:p w14:paraId="2A646967" w14:textId="7F3E8426" w:rsidR="003C2035" w:rsidRPr="00E200F6" w:rsidRDefault="003C2035" w:rsidP="00E200F6">
      <w:pPr>
        <w:pStyle w:val="a9"/>
        <w:numPr>
          <w:ilvl w:val="0"/>
          <w:numId w:val="68"/>
        </w:numPr>
        <w:spacing w:before="100" w:beforeAutospacing="1" w:after="100" w:afterAutospacing="1" w:line="240" w:lineRule="auto"/>
        <w:rPr>
          <w:rFonts w:eastAsia="Times New Roman" w:cs="Times New Roman"/>
          <w:kern w:val="0"/>
          <w14:ligatures w14:val="none"/>
        </w:rPr>
      </w:pPr>
      <w:r w:rsidRPr="003C2035">
        <w:rPr>
          <w:rFonts w:eastAsia="Times New Roman" w:cs="Times New Roman"/>
          <w:kern w:val="0"/>
          <w14:ligatures w14:val="none"/>
        </w:rPr>
        <w:t xml:space="preserve">A </w:t>
      </w:r>
      <w:r w:rsidRPr="003C2035">
        <w:rPr>
          <w:rFonts w:eastAsia="Times New Roman" w:cs="Times New Roman"/>
          <w:b/>
          <w:bCs/>
          <w:kern w:val="0"/>
          <w14:ligatures w14:val="none"/>
        </w:rPr>
        <w:t>long tail</w:t>
      </w:r>
      <w:r w:rsidRPr="003C2035">
        <w:rPr>
          <w:rFonts w:eastAsia="Times New Roman" w:cs="Times New Roman"/>
          <w:kern w:val="0"/>
          <w14:ligatures w14:val="none"/>
        </w:rPr>
        <w:t xml:space="preserve"> existed, with correct predictions still appearing at high ranks (up to rank</w:t>
      </w:r>
      <w:r>
        <w:rPr>
          <w:rFonts w:eastAsia="Times New Roman" w:cs="Times New Roman"/>
          <w:kern w:val="0"/>
          <w14:ligatures w14:val="none"/>
        </w:rPr>
        <w:t xml:space="preserve"> 100).</w:t>
      </w:r>
    </w:p>
    <w:p w14:paraId="7896E9BE" w14:textId="4A610E4E" w:rsidR="002B10D7" w:rsidRPr="00E25943" w:rsidRDefault="002B10D7" w:rsidP="007535CA">
      <w:pPr>
        <w:spacing w:before="100" w:beforeAutospacing="1" w:after="100" w:afterAutospacing="1" w:line="240" w:lineRule="auto"/>
        <w:rPr>
          <w:rFonts w:eastAsia="Times New Roman" w:cs="Times New Roman"/>
          <w:b/>
          <w:bCs/>
          <w:kern w:val="0"/>
          <w14:ligatures w14:val="none"/>
        </w:rPr>
      </w:pPr>
    </w:p>
    <w:p w14:paraId="56301BFF" w14:textId="797D3C99" w:rsidR="002B10D7" w:rsidRPr="009914C4" w:rsidRDefault="00B4324D" w:rsidP="002B10D7">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 xml:space="preserve">3. </w:t>
      </w:r>
      <w:r w:rsidR="002B10D7" w:rsidRPr="009914C4">
        <w:rPr>
          <w:rFonts w:eastAsia="Times New Roman" w:cs="Times New Roman"/>
          <w:b/>
          <w:bCs/>
          <w:kern w:val="0"/>
          <w14:ligatures w14:val="none"/>
        </w:rPr>
        <w:t>Cumulative Hits:</w:t>
      </w:r>
    </w:p>
    <w:p w14:paraId="0EAEDBE2" w14:textId="77777777" w:rsidR="002B10D7" w:rsidRPr="009914C4" w:rsidRDefault="002B10D7" w:rsidP="002B10D7">
      <w:pPr>
        <w:numPr>
          <w:ilvl w:val="0"/>
          <w:numId w:val="40"/>
        </w:numPr>
        <w:spacing w:before="100" w:beforeAutospacing="1" w:after="100" w:afterAutospacing="1" w:line="240" w:lineRule="auto"/>
        <w:rPr>
          <w:rFonts w:eastAsia="Times New Roman" w:cs="Times New Roman"/>
          <w:kern w:val="0"/>
          <w14:ligatures w14:val="none"/>
        </w:rPr>
      </w:pPr>
      <w:r w:rsidRPr="009914C4">
        <w:rPr>
          <w:rFonts w:eastAsia="Times New Roman" w:cs="Times New Roman"/>
          <w:b/>
          <w:bCs/>
          <w:kern w:val="0"/>
          <w14:ligatures w14:val="none"/>
        </w:rPr>
        <w:t>Hits@1</w:t>
      </w:r>
      <w:r w:rsidRPr="009914C4">
        <w:rPr>
          <w:rFonts w:eastAsia="Times New Roman" w:cs="Times New Roman"/>
          <w:kern w:val="0"/>
          <w14:ligatures w14:val="none"/>
        </w:rPr>
        <w:t>: 0.59% - Only about 0.6% of true links are ranked as the #1 prediction</w:t>
      </w:r>
    </w:p>
    <w:p w14:paraId="65362333" w14:textId="77777777" w:rsidR="002B10D7" w:rsidRPr="009914C4" w:rsidRDefault="002B10D7" w:rsidP="002B10D7">
      <w:pPr>
        <w:numPr>
          <w:ilvl w:val="0"/>
          <w:numId w:val="41"/>
        </w:numPr>
        <w:spacing w:before="100" w:beforeAutospacing="1" w:after="100" w:afterAutospacing="1" w:line="240" w:lineRule="auto"/>
        <w:rPr>
          <w:rFonts w:eastAsia="Times New Roman" w:cs="Times New Roman"/>
          <w:kern w:val="0"/>
          <w14:ligatures w14:val="none"/>
        </w:rPr>
      </w:pPr>
      <w:r w:rsidRPr="009914C4">
        <w:rPr>
          <w:rFonts w:eastAsia="Times New Roman" w:cs="Times New Roman"/>
          <w:b/>
          <w:bCs/>
          <w:kern w:val="0"/>
          <w14:ligatures w14:val="none"/>
        </w:rPr>
        <w:t>Hits@10</w:t>
      </w:r>
      <w:r w:rsidRPr="009914C4">
        <w:rPr>
          <w:rFonts w:eastAsia="Times New Roman" w:cs="Times New Roman"/>
          <w:kern w:val="0"/>
          <w14:ligatures w14:val="none"/>
        </w:rPr>
        <w:t>: 2.9% - About 3% of true links appear in top 10 predictions</w:t>
      </w:r>
    </w:p>
    <w:p w14:paraId="68F13AE9" w14:textId="77777777" w:rsidR="002B10D7" w:rsidRPr="009914C4" w:rsidRDefault="002B10D7" w:rsidP="002B10D7">
      <w:pPr>
        <w:numPr>
          <w:ilvl w:val="0"/>
          <w:numId w:val="42"/>
        </w:numPr>
        <w:spacing w:before="100" w:beforeAutospacing="1" w:after="100" w:afterAutospacing="1" w:line="240" w:lineRule="auto"/>
        <w:rPr>
          <w:rFonts w:eastAsia="Times New Roman" w:cs="Times New Roman"/>
          <w:kern w:val="0"/>
          <w14:ligatures w14:val="none"/>
        </w:rPr>
      </w:pPr>
      <w:r w:rsidRPr="009914C4">
        <w:rPr>
          <w:rFonts w:eastAsia="Times New Roman" w:cs="Times New Roman"/>
          <w:b/>
          <w:bCs/>
          <w:kern w:val="0"/>
          <w14:ligatures w14:val="none"/>
        </w:rPr>
        <w:t>Hits@50</w:t>
      </w:r>
      <w:r w:rsidRPr="009914C4">
        <w:rPr>
          <w:rFonts w:eastAsia="Times New Roman" w:cs="Times New Roman"/>
          <w:kern w:val="0"/>
          <w14:ligatures w14:val="none"/>
        </w:rPr>
        <w:t>: 8.7% - About 9% of true links appear in top 50 predictions</w:t>
      </w:r>
    </w:p>
    <w:p w14:paraId="096DDF41" w14:textId="77777777" w:rsidR="002B10D7" w:rsidRDefault="002B10D7" w:rsidP="002B10D7">
      <w:pPr>
        <w:numPr>
          <w:ilvl w:val="0"/>
          <w:numId w:val="43"/>
        </w:numPr>
        <w:spacing w:before="100" w:beforeAutospacing="1" w:after="100" w:afterAutospacing="1" w:line="240" w:lineRule="auto"/>
        <w:rPr>
          <w:rFonts w:eastAsia="Times New Roman" w:cs="Times New Roman"/>
          <w:kern w:val="0"/>
          <w14:ligatures w14:val="none"/>
        </w:rPr>
      </w:pPr>
      <w:r w:rsidRPr="009914C4">
        <w:rPr>
          <w:rFonts w:eastAsia="Times New Roman" w:cs="Times New Roman"/>
          <w:b/>
          <w:bCs/>
          <w:kern w:val="0"/>
          <w14:ligatures w14:val="none"/>
        </w:rPr>
        <w:t>Hits@100</w:t>
      </w:r>
      <w:r w:rsidRPr="009914C4">
        <w:rPr>
          <w:rFonts w:eastAsia="Times New Roman" w:cs="Times New Roman"/>
          <w:kern w:val="0"/>
          <w14:ligatures w14:val="none"/>
        </w:rPr>
        <w:t>: 14.0% - About 14% of true links appear in top 100 predictions</w:t>
      </w:r>
    </w:p>
    <w:p w14:paraId="7C47F315" w14:textId="62FF9265" w:rsidR="007535CA" w:rsidRPr="009914C4" w:rsidRDefault="00865F3E" w:rsidP="00E200F6">
      <w:pPr>
        <w:spacing w:before="100" w:beforeAutospacing="1" w:after="100" w:afterAutospacing="1" w:line="240" w:lineRule="auto"/>
        <w:rPr>
          <w:rFonts w:eastAsia="Times New Roman" w:cs="Times New Roman"/>
          <w:kern w:val="0"/>
          <w14:ligatures w14:val="none"/>
        </w:rPr>
      </w:pPr>
      <w:r w:rsidRPr="00865F3E">
        <w:rPr>
          <w:rFonts w:eastAsia="Times New Roman" w:cs="Times New Roman"/>
          <w:kern w:val="0"/>
          <w14:ligatures w14:val="none"/>
        </w:rPr>
        <w:t>These results show incremental improvement in recall as the threshold expands,</w:t>
      </w:r>
      <w:r w:rsidRPr="00865F3E">
        <w:t xml:space="preserve"> </w:t>
      </w:r>
      <w:r w:rsidRPr="00865F3E">
        <w:rPr>
          <w:rFonts w:eastAsia="Times New Roman" w:cs="Times New Roman"/>
          <w:kern w:val="0"/>
          <w14:ligatures w14:val="none"/>
        </w:rPr>
        <w:t>although absolute recall remains modest</w:t>
      </w:r>
      <w:r>
        <w:rPr>
          <w:rFonts w:eastAsia="Times New Roman" w:cs="Times New Roman"/>
          <w:kern w:val="0"/>
          <w14:ligatures w14:val="none"/>
        </w:rPr>
        <w:t>.</w:t>
      </w:r>
    </w:p>
    <w:p w14:paraId="571A7596" w14:textId="548AC446" w:rsidR="002B10D7" w:rsidRPr="009914C4" w:rsidRDefault="002B10D7" w:rsidP="004871E6">
      <w:pPr>
        <w:spacing w:before="100" w:beforeAutospacing="1" w:after="100" w:afterAutospacing="1" w:line="240" w:lineRule="auto"/>
        <w:rPr>
          <w:rFonts w:eastAsia="Times New Roman" w:cs="Times New Roman"/>
          <w:b/>
          <w:bCs/>
          <w:kern w:val="0"/>
          <w14:ligatures w14:val="none"/>
        </w:rPr>
      </w:pPr>
      <w:r w:rsidRPr="009914C4">
        <w:rPr>
          <w:rFonts w:eastAsia="Times New Roman" w:cs="Times New Roman"/>
          <w:b/>
          <w:bCs/>
          <w:kern w:val="0"/>
          <w14:ligatures w14:val="none"/>
        </w:rPr>
        <w:t>Performance </w:t>
      </w:r>
      <w:r w:rsidR="004871E6" w:rsidRPr="004871E6">
        <w:rPr>
          <w:rFonts w:eastAsia="Times New Roman" w:cs="Times New Roman"/>
          <w:b/>
          <w:bCs/>
          <w:kern w:val="0"/>
          <w14:ligatures w14:val="none"/>
        </w:rPr>
        <w:t>Summary</w:t>
      </w:r>
    </w:p>
    <w:p w14:paraId="2D1DE571" w14:textId="6A9893A9" w:rsidR="002B10D7" w:rsidRDefault="004871E6" w:rsidP="002B10D7">
      <w:pPr>
        <w:spacing w:before="100" w:beforeAutospacing="1" w:after="100" w:afterAutospacing="1" w:line="240" w:lineRule="auto"/>
        <w:rPr>
          <w:rFonts w:eastAsia="Times New Roman" w:cs="Times New Roman"/>
          <w:b/>
          <w:bCs/>
          <w:kern w:val="0"/>
          <w14:ligatures w14:val="none"/>
        </w:rPr>
      </w:pPr>
      <w:r w:rsidRPr="004871E6">
        <w:rPr>
          <w:rFonts w:eastAsia="Times New Roman" w:cs="Times New Roman"/>
          <w:b/>
          <w:bCs/>
          <w:kern w:val="0"/>
          <w14:ligatures w14:val="none"/>
        </w:rPr>
        <w:t>Strengths</w:t>
      </w:r>
      <w:r w:rsidR="002B10D7" w:rsidRPr="009914C4">
        <w:rPr>
          <w:rFonts w:eastAsia="Times New Roman" w:cs="Times New Roman"/>
          <w:b/>
          <w:bCs/>
          <w:kern w:val="0"/>
          <w14:ligatures w14:val="none"/>
        </w:rPr>
        <w:t>:</w:t>
      </w:r>
    </w:p>
    <w:p w14:paraId="24752F5F" w14:textId="1CA853A7" w:rsidR="004871E6" w:rsidRPr="00E200F6" w:rsidRDefault="004739DD" w:rsidP="004846A5">
      <w:pPr>
        <w:pStyle w:val="a9"/>
        <w:numPr>
          <w:ilvl w:val="0"/>
          <w:numId w:val="69"/>
        </w:numPr>
        <w:spacing w:before="100" w:beforeAutospacing="1" w:after="100" w:afterAutospacing="1" w:line="240" w:lineRule="auto"/>
        <w:rPr>
          <w:rFonts w:eastAsia="Times New Roman" w:cs="Times New Roman"/>
          <w:kern w:val="0"/>
          <w14:ligatures w14:val="none"/>
        </w:rPr>
      </w:pPr>
      <w:r w:rsidRPr="00E200F6">
        <w:rPr>
          <w:rFonts w:eastAsia="Times New Roman" w:cs="Times New Roman"/>
          <w:kern w:val="0"/>
          <w14:ligatures w14:val="none"/>
        </w:rPr>
        <w:t>The model captures meaningful citation structures and consistently ranks many true</w:t>
      </w:r>
      <w:r w:rsidR="004846A5" w:rsidRPr="00E200F6">
        <w:rPr>
          <w:rFonts w:eastAsia="Times New Roman" w:cs="Times New Roman"/>
          <w:kern w:val="0"/>
          <w14:ligatures w14:val="none"/>
        </w:rPr>
        <w:t xml:space="preserve"> links above irrelevant ones.</w:t>
      </w:r>
    </w:p>
    <w:p w14:paraId="56DFB809" w14:textId="225D7887" w:rsidR="004846A5" w:rsidRDefault="004846A5" w:rsidP="00A73A35">
      <w:pPr>
        <w:pStyle w:val="a9"/>
        <w:numPr>
          <w:ilvl w:val="0"/>
          <w:numId w:val="69"/>
        </w:numPr>
        <w:spacing w:before="100" w:beforeAutospacing="1" w:after="100" w:afterAutospacing="1" w:line="240" w:lineRule="auto"/>
        <w:rPr>
          <w:rFonts w:eastAsia="Times New Roman" w:cs="Times New Roman"/>
          <w:kern w:val="0"/>
          <w14:ligatures w14:val="none"/>
        </w:rPr>
      </w:pPr>
      <w:r w:rsidRPr="00E200F6">
        <w:rPr>
          <w:rFonts w:eastAsia="Times New Roman" w:cs="Times New Roman"/>
          <w:kern w:val="0"/>
          <w14:ligatures w14:val="none"/>
        </w:rPr>
        <w:lastRenderedPageBreak/>
        <w:t>The peak at low ranks indicates that true connections are prioritized over noise in</w:t>
      </w:r>
      <w:r w:rsidR="00A73A35">
        <w:rPr>
          <w:rFonts w:eastAsia="Times New Roman" w:cs="Times New Roman"/>
          <w:kern w:val="0"/>
          <w14:ligatures w14:val="none"/>
        </w:rPr>
        <w:t xml:space="preserve"> </w:t>
      </w:r>
      <w:r w:rsidR="00A73A35" w:rsidRPr="00A73A35">
        <w:rPr>
          <w:rFonts w:eastAsia="Times New Roman" w:cs="Times New Roman"/>
          <w:kern w:val="0"/>
          <w14:ligatures w14:val="none"/>
        </w:rPr>
        <w:t>many cases</w:t>
      </w:r>
      <w:r w:rsidR="00A73A35">
        <w:rPr>
          <w:rFonts w:eastAsia="Times New Roman" w:cs="Times New Roman"/>
          <w:kern w:val="0"/>
          <w14:ligatures w14:val="none"/>
        </w:rPr>
        <w:t>.</w:t>
      </w:r>
    </w:p>
    <w:p w14:paraId="2CD8AA8C" w14:textId="1205F5AF" w:rsidR="00A73A35" w:rsidRPr="00E200F6" w:rsidRDefault="00A73A35" w:rsidP="00E200F6">
      <w:pPr>
        <w:pStyle w:val="a9"/>
        <w:numPr>
          <w:ilvl w:val="0"/>
          <w:numId w:val="69"/>
        </w:numPr>
        <w:spacing w:before="100" w:beforeAutospacing="1" w:after="100" w:afterAutospacing="1" w:line="240" w:lineRule="auto"/>
        <w:rPr>
          <w:rFonts w:eastAsia="Times New Roman" w:cs="Times New Roman"/>
          <w:kern w:val="0"/>
          <w14:ligatures w14:val="none"/>
        </w:rPr>
      </w:pPr>
      <w:r w:rsidRPr="00A73A35">
        <w:rPr>
          <w:rFonts w:eastAsia="Times New Roman" w:cs="Times New Roman"/>
          <w:kern w:val="0"/>
          <w14:ligatures w14:val="none"/>
        </w:rPr>
        <w:t>Performance exceeds random baseline</w:t>
      </w:r>
      <w:r w:rsidR="00B67291">
        <w:rPr>
          <w:rFonts w:eastAsia="Times New Roman" w:cs="Times New Roman"/>
          <w:kern w:val="0"/>
          <w14:ligatures w14:val="none"/>
        </w:rPr>
        <w:t xml:space="preserve"> </w:t>
      </w:r>
      <w:r w:rsidR="00B67291" w:rsidRPr="00B67291">
        <w:rPr>
          <w:rFonts w:eastAsia="Times New Roman" w:cs="Times New Roman"/>
          <w:kern w:val="0"/>
          <w14:ligatures w14:val="none"/>
        </w:rPr>
        <w:t>(e.g., ~1% for Hits@100 in large graphs),</w:t>
      </w:r>
      <w:r w:rsidR="0086677A">
        <w:t xml:space="preserve"> </w:t>
      </w:r>
      <w:r w:rsidR="0086677A" w:rsidRPr="0086677A">
        <w:rPr>
          <w:rFonts w:eastAsia="Times New Roman" w:cs="Times New Roman"/>
          <w:kern w:val="0"/>
          <w14:ligatures w14:val="none"/>
        </w:rPr>
        <w:t>indicating that the model is learning useful structure</w:t>
      </w:r>
    </w:p>
    <w:p w14:paraId="54B98C6D" w14:textId="488CD2F8" w:rsidR="002B10D7" w:rsidRDefault="0086677A" w:rsidP="0086677A">
      <w:pPr>
        <w:spacing w:before="100" w:beforeAutospacing="1" w:after="100" w:afterAutospacing="1" w:line="240" w:lineRule="auto"/>
        <w:rPr>
          <w:rFonts w:eastAsia="Times New Roman" w:cs="Times New Roman"/>
          <w:b/>
          <w:bCs/>
          <w:kern w:val="0"/>
          <w14:ligatures w14:val="none"/>
        </w:rPr>
      </w:pPr>
      <w:r w:rsidRPr="0086677A">
        <w:rPr>
          <w:rFonts w:eastAsia="Times New Roman" w:cs="Times New Roman"/>
          <w:b/>
          <w:bCs/>
          <w:kern w:val="0"/>
          <w14:ligatures w14:val="none"/>
        </w:rPr>
        <w:t>Limitations</w:t>
      </w:r>
      <w:r w:rsidR="002B10D7" w:rsidRPr="009914C4">
        <w:rPr>
          <w:rFonts w:eastAsia="Times New Roman" w:cs="Times New Roman"/>
          <w:b/>
          <w:bCs/>
          <w:kern w:val="0"/>
          <w14:ligatures w14:val="none"/>
        </w:rPr>
        <w:t>:</w:t>
      </w:r>
    </w:p>
    <w:p w14:paraId="7686B321" w14:textId="0DF23DC8" w:rsidR="00FE5D7F" w:rsidRDefault="00FE5D7F" w:rsidP="00D41586">
      <w:pPr>
        <w:pStyle w:val="a9"/>
        <w:numPr>
          <w:ilvl w:val="0"/>
          <w:numId w:val="70"/>
        </w:numPr>
        <w:spacing w:before="100" w:beforeAutospacing="1" w:after="100" w:afterAutospacing="1" w:line="240" w:lineRule="auto"/>
        <w:rPr>
          <w:rFonts w:eastAsia="Times New Roman" w:cs="Times New Roman"/>
          <w:kern w:val="0"/>
          <w14:ligatures w14:val="none"/>
        </w:rPr>
      </w:pPr>
      <w:r w:rsidRPr="00E200F6">
        <w:rPr>
          <w:rFonts w:eastAsia="Times New Roman" w:cs="Times New Roman"/>
          <w:kern w:val="0"/>
          <w14:ligatures w14:val="none"/>
        </w:rPr>
        <w:t>Low precision and MRR suggest the model has difficulty strongly distinguishing</w:t>
      </w:r>
      <w:r>
        <w:rPr>
          <w:rFonts w:eastAsia="Times New Roman" w:cs="Times New Roman"/>
          <w:kern w:val="0"/>
          <w14:ligatures w14:val="none"/>
        </w:rPr>
        <w:t xml:space="preserve"> </w:t>
      </w:r>
      <w:r w:rsidR="00D41586" w:rsidRPr="00D41586">
        <w:rPr>
          <w:rFonts w:eastAsia="Times New Roman" w:cs="Times New Roman"/>
          <w:kern w:val="0"/>
          <w14:ligatures w14:val="none"/>
        </w:rPr>
        <w:t>between true and false links</w:t>
      </w:r>
      <w:r w:rsidR="00D41586">
        <w:rPr>
          <w:rFonts w:eastAsia="Times New Roman" w:cs="Times New Roman"/>
          <w:kern w:val="0"/>
          <w14:ligatures w14:val="none"/>
        </w:rPr>
        <w:t>.</w:t>
      </w:r>
    </w:p>
    <w:p w14:paraId="08A16E61" w14:textId="38CF217F" w:rsidR="00D41586" w:rsidRDefault="00D41586" w:rsidP="008B12A7">
      <w:pPr>
        <w:pStyle w:val="a9"/>
        <w:numPr>
          <w:ilvl w:val="0"/>
          <w:numId w:val="70"/>
        </w:numPr>
        <w:spacing w:before="100" w:beforeAutospacing="1" w:after="100" w:afterAutospacing="1" w:line="240" w:lineRule="auto"/>
        <w:rPr>
          <w:rFonts w:eastAsia="Times New Roman" w:cs="Times New Roman"/>
          <w:kern w:val="0"/>
          <w14:ligatures w14:val="none"/>
        </w:rPr>
      </w:pPr>
      <w:r w:rsidRPr="00D41586">
        <w:rPr>
          <w:rFonts w:eastAsia="Times New Roman" w:cs="Times New Roman"/>
          <w:kern w:val="0"/>
          <w14:ligatures w14:val="none"/>
        </w:rPr>
        <w:t>High false positive rate in top predictions indicates a need for better regularization or</w:t>
      </w:r>
      <w:r>
        <w:rPr>
          <w:rFonts w:eastAsia="Times New Roman" w:cs="Times New Roman"/>
          <w:kern w:val="0"/>
          <w14:ligatures w14:val="none"/>
        </w:rPr>
        <w:t xml:space="preserve"> </w:t>
      </w:r>
      <w:r w:rsidR="008B12A7" w:rsidRPr="008B12A7">
        <w:rPr>
          <w:rFonts w:eastAsia="Times New Roman" w:cs="Times New Roman"/>
          <w:kern w:val="0"/>
          <w14:ligatures w14:val="none"/>
        </w:rPr>
        <w:t>a more expressive embedding space</w:t>
      </w:r>
      <w:r w:rsidR="008B12A7">
        <w:rPr>
          <w:rFonts w:eastAsia="Times New Roman" w:cs="Times New Roman"/>
          <w:kern w:val="0"/>
          <w14:ligatures w14:val="none"/>
        </w:rPr>
        <w:t>.</w:t>
      </w:r>
    </w:p>
    <w:p w14:paraId="0C029B63" w14:textId="5AD51C59" w:rsidR="008B12A7" w:rsidRPr="00E200F6" w:rsidRDefault="008B12A7" w:rsidP="00E200F6">
      <w:pPr>
        <w:pStyle w:val="a9"/>
        <w:numPr>
          <w:ilvl w:val="0"/>
          <w:numId w:val="70"/>
        </w:numPr>
        <w:spacing w:before="100" w:beforeAutospacing="1" w:after="100" w:afterAutospacing="1" w:line="240" w:lineRule="auto"/>
        <w:rPr>
          <w:rFonts w:eastAsia="Times New Roman" w:cs="Times New Roman"/>
          <w:kern w:val="0"/>
          <w14:ligatures w14:val="none"/>
        </w:rPr>
      </w:pPr>
      <w:r w:rsidRPr="008B12A7">
        <w:rPr>
          <w:rFonts w:eastAsia="Times New Roman" w:cs="Times New Roman"/>
          <w:kern w:val="0"/>
          <w14:ligatures w14:val="none"/>
        </w:rPr>
        <w:t xml:space="preserve">Underfitting symptoms suggest architectural </w:t>
      </w:r>
      <w:r w:rsidR="00EF1185" w:rsidRPr="008B12A7">
        <w:rPr>
          <w:rFonts w:eastAsia="Times New Roman" w:cs="Times New Roman"/>
          <w:kern w:val="0"/>
          <w14:ligatures w14:val="none"/>
        </w:rPr>
        <w:t>refinement</w:t>
      </w:r>
      <w:r w:rsidRPr="008B12A7">
        <w:rPr>
          <w:rFonts w:eastAsia="Times New Roman" w:cs="Times New Roman"/>
          <w:kern w:val="0"/>
          <w14:ligatures w14:val="none"/>
        </w:rPr>
        <w:t xml:space="preserve"> or additional features may</w:t>
      </w:r>
      <w:r>
        <w:rPr>
          <w:rFonts w:eastAsia="Times New Roman" w:cs="Times New Roman"/>
          <w:kern w:val="0"/>
          <w14:ligatures w14:val="none"/>
        </w:rPr>
        <w:t xml:space="preserve"> </w:t>
      </w:r>
      <w:r w:rsidRPr="008B12A7">
        <w:rPr>
          <w:rFonts w:eastAsia="Times New Roman" w:cs="Times New Roman"/>
          <w:kern w:val="0"/>
          <w14:ligatures w14:val="none"/>
        </w:rPr>
        <w:t>be necessary to improve discrimination capacity</w:t>
      </w:r>
      <w:r>
        <w:rPr>
          <w:rFonts w:eastAsia="Times New Roman" w:cs="Times New Roman"/>
          <w:kern w:val="0"/>
          <w14:ligatures w14:val="none"/>
        </w:rPr>
        <w:t>.</w:t>
      </w:r>
    </w:p>
    <w:p w14:paraId="48D388CD" w14:textId="655FA56A" w:rsidR="00674A28" w:rsidRDefault="00674A28" w:rsidP="00674A28">
      <w:pPr>
        <w:spacing w:before="100" w:beforeAutospacing="1" w:after="100" w:afterAutospacing="1" w:line="240" w:lineRule="auto"/>
        <w:rPr>
          <w:rFonts w:eastAsia="Times New Roman" w:cs="Times New Roman"/>
          <w:kern w:val="0"/>
          <w14:ligatures w14:val="none"/>
        </w:rPr>
      </w:pPr>
    </w:p>
    <w:p w14:paraId="7A6C5650" w14:textId="0472FFCF" w:rsidR="008F17E6" w:rsidRPr="008F17E6" w:rsidRDefault="002B10D7" w:rsidP="008F17E6">
      <w:pPr>
        <w:spacing w:after="0" w:line="240" w:lineRule="auto"/>
        <w:rPr>
          <w:rFonts w:eastAsia="Times New Roman" w:cs="Times New Roman"/>
          <w:kern w:val="0"/>
          <w:sz w:val="20"/>
          <w:szCs w:val="20"/>
          <w14:ligatures w14:val="none"/>
        </w:rPr>
      </w:pPr>
      <w:r>
        <w:rPr>
          <w:b/>
          <w:bCs/>
          <w:sz w:val="28"/>
          <w:szCs w:val="28"/>
        </w:rPr>
        <w:t>6</w:t>
      </w:r>
      <w:r w:rsidR="00C57DD2" w:rsidRPr="00674A28">
        <w:rPr>
          <w:b/>
          <w:bCs/>
          <w:sz w:val="28"/>
          <w:szCs w:val="28"/>
        </w:rPr>
        <w:t xml:space="preserve">. </w:t>
      </w:r>
      <w:r w:rsidR="00C57DD2" w:rsidRPr="000D02D5">
        <w:rPr>
          <w:b/>
          <w:bCs/>
          <w:sz w:val="28"/>
          <w:szCs w:val="28"/>
        </w:rPr>
        <w:t>Implementation</w:t>
      </w:r>
      <w:r w:rsidR="00674A28">
        <w:rPr>
          <w:b/>
          <w:bCs/>
          <w:sz w:val="28"/>
          <w:szCs w:val="28"/>
        </w:rPr>
        <w:t>:</w:t>
      </w:r>
      <w:r w:rsidR="00C57DD2" w:rsidRPr="000D02D5">
        <w:rPr>
          <w:b/>
          <w:bCs/>
          <w:sz w:val="28"/>
          <w:szCs w:val="28"/>
        </w:rPr>
        <w:t xml:space="preserve"> Tools</w:t>
      </w:r>
      <w:r w:rsidR="00670AD2" w:rsidRPr="000D02D5">
        <w:rPr>
          <w:b/>
          <w:bCs/>
          <w:sz w:val="28"/>
          <w:szCs w:val="28"/>
        </w:rPr>
        <w:t xml:space="preserve"> </w:t>
      </w:r>
      <w:r w:rsidR="00674A28">
        <w:rPr>
          <w:b/>
          <w:bCs/>
          <w:sz w:val="28"/>
          <w:szCs w:val="28"/>
        </w:rPr>
        <w:t>and</w:t>
      </w:r>
      <w:r w:rsidR="00674A28" w:rsidRPr="000D02D5">
        <w:rPr>
          <w:b/>
          <w:bCs/>
          <w:sz w:val="28"/>
          <w:szCs w:val="28"/>
        </w:rPr>
        <w:t xml:space="preserve"> </w:t>
      </w:r>
      <w:r w:rsidR="00670AD2" w:rsidRPr="000D02D5">
        <w:rPr>
          <w:b/>
          <w:bCs/>
          <w:sz w:val="28"/>
          <w:szCs w:val="28"/>
        </w:rPr>
        <w:t>Technologies</w:t>
      </w:r>
      <w:r w:rsidR="00C57DD2">
        <w:rPr>
          <w:rFonts w:eastAsia="Times New Roman" w:cs="Times New Roman"/>
          <w:kern w:val="0"/>
          <w14:ligatures w14:val="none"/>
        </w:rPr>
        <w:br/>
      </w:r>
    </w:p>
    <w:p w14:paraId="475C8619" w14:textId="0C538044" w:rsidR="00135FE1" w:rsidRDefault="00670AD2" w:rsidP="008F17E6">
      <w:pPr>
        <w:spacing w:after="0" w:line="240" w:lineRule="auto"/>
        <w:rPr>
          <w:rFonts w:eastAsia="Times New Roman" w:cs="Times New Roman"/>
          <w:b/>
          <w:bCs/>
          <w:kern w:val="0"/>
          <w14:ligatures w14:val="none"/>
        </w:rPr>
      </w:pPr>
      <w:r w:rsidRPr="00670AD2">
        <w:rPr>
          <w:rFonts w:eastAsia="Times New Roman" w:cs="Times New Roman"/>
          <w:kern w:val="0"/>
          <w14:ligatures w14:val="none"/>
        </w:rPr>
        <w:t xml:space="preserve">To implement and evaluate the proposed DGGAN-based link prediction model on citation networks, the following tools and libraries </w:t>
      </w:r>
      <w:r w:rsidR="00F33299">
        <w:rPr>
          <w:rFonts w:eastAsia="Times New Roman" w:cs="Times New Roman"/>
          <w:kern w:val="0"/>
          <w14:ligatures w14:val="none"/>
        </w:rPr>
        <w:t xml:space="preserve">in Python </w:t>
      </w:r>
      <w:r w:rsidR="00AA0DC7">
        <w:rPr>
          <w:rFonts w:eastAsia="Times New Roman" w:cs="Times New Roman"/>
          <w:kern w:val="0"/>
          <w14:ligatures w14:val="none"/>
        </w:rPr>
        <w:t>will be employe</w:t>
      </w:r>
      <w:r w:rsidR="00F33299">
        <w:rPr>
          <w:rFonts w:eastAsia="Times New Roman" w:cs="Times New Roman"/>
          <w:kern w:val="0"/>
          <w14:ligatures w14:val="none"/>
        </w:rPr>
        <w:t>d</w:t>
      </w:r>
      <w:r w:rsidRPr="00670AD2">
        <w:rPr>
          <w:rFonts w:eastAsia="Times New Roman" w:cs="Times New Roman"/>
          <w:kern w:val="0"/>
          <w14:ligatures w14:val="none"/>
        </w:rPr>
        <w:t xml:space="preserve">. Each was selected </w:t>
      </w:r>
      <w:r w:rsidR="00C8208C" w:rsidRPr="00C8208C">
        <w:rPr>
          <w:rFonts w:eastAsia="Times New Roman" w:cs="Times New Roman"/>
          <w:kern w:val="0"/>
          <w14:ligatures w14:val="none"/>
        </w:rPr>
        <w:t>for its efficiency</w:t>
      </w:r>
      <w:r w:rsidRPr="00670AD2">
        <w:rPr>
          <w:rFonts w:eastAsia="Times New Roman" w:cs="Times New Roman"/>
          <w:kern w:val="0"/>
          <w14:ligatures w14:val="none"/>
        </w:rPr>
        <w:t xml:space="preserve"> and suitability </w:t>
      </w:r>
      <w:r w:rsidR="00135FE1">
        <w:rPr>
          <w:rFonts w:eastAsia="Times New Roman" w:cs="Times New Roman"/>
          <w:kern w:val="0"/>
          <w14:ligatures w14:val="none"/>
        </w:rPr>
        <w:t>in</w:t>
      </w:r>
      <w:r w:rsidR="00135FE1" w:rsidRPr="00670AD2">
        <w:rPr>
          <w:rFonts w:eastAsia="Times New Roman" w:cs="Times New Roman"/>
          <w:kern w:val="0"/>
          <w14:ligatures w14:val="none"/>
        </w:rPr>
        <w:t xml:space="preserve"> </w:t>
      </w:r>
      <w:r w:rsidRPr="00670AD2">
        <w:rPr>
          <w:rFonts w:eastAsia="Times New Roman" w:cs="Times New Roman"/>
          <w:kern w:val="0"/>
          <w14:ligatures w14:val="none"/>
        </w:rPr>
        <w:t xml:space="preserve">handling specific tasks </w:t>
      </w:r>
      <w:r w:rsidR="00135FE1">
        <w:rPr>
          <w:rFonts w:eastAsia="Times New Roman" w:cs="Times New Roman"/>
          <w:kern w:val="0"/>
          <w14:ligatures w14:val="none"/>
        </w:rPr>
        <w:t>with</w:t>
      </w:r>
      <w:r w:rsidRPr="00670AD2">
        <w:rPr>
          <w:rFonts w:eastAsia="Times New Roman" w:cs="Times New Roman"/>
          <w:kern w:val="0"/>
          <w14:ligatures w14:val="none"/>
        </w:rPr>
        <w:t>in the development pipeline.</w:t>
      </w:r>
      <w:r>
        <w:rPr>
          <w:rFonts w:eastAsia="Times New Roman" w:cs="Times New Roman"/>
          <w:kern w:val="0"/>
          <w14:ligatures w14:val="none"/>
        </w:rPr>
        <w:br/>
      </w:r>
    </w:p>
    <w:p w14:paraId="3A1ECAC0" w14:textId="4ACC595A" w:rsidR="00670AD2" w:rsidRPr="00670AD2" w:rsidRDefault="002B10D7" w:rsidP="008F17E6">
      <w:pPr>
        <w:spacing w:after="0" w:line="240" w:lineRule="auto"/>
        <w:rPr>
          <w:rFonts w:eastAsia="Times New Roman" w:cs="Times New Roman"/>
          <w:b/>
          <w:bCs/>
          <w:kern w:val="0"/>
          <w14:ligatures w14:val="none"/>
        </w:rPr>
      </w:pPr>
      <w:r>
        <w:rPr>
          <w:rFonts w:eastAsia="Times New Roman" w:cs="Times New Roman"/>
          <w:b/>
          <w:bCs/>
          <w:kern w:val="0"/>
          <w14:ligatures w14:val="none"/>
        </w:rPr>
        <w:t>6</w:t>
      </w:r>
      <w:r w:rsidR="00135FE1">
        <w:rPr>
          <w:rFonts w:eastAsia="Times New Roman" w:cs="Times New Roman"/>
          <w:b/>
          <w:bCs/>
          <w:kern w:val="0"/>
          <w14:ligatures w14:val="none"/>
        </w:rPr>
        <w:t xml:space="preserve">.1 </w:t>
      </w:r>
      <w:r w:rsidR="00670AD2" w:rsidRPr="00670AD2">
        <w:rPr>
          <w:rFonts w:eastAsia="Times New Roman" w:cs="Times New Roman"/>
          <w:b/>
          <w:bCs/>
          <w:kern w:val="0"/>
          <w14:ligatures w14:val="none"/>
        </w:rPr>
        <w:t>Graph Representation and Embedding</w:t>
      </w:r>
    </w:p>
    <w:p w14:paraId="4A54F719" w14:textId="4745760C" w:rsidR="00670AD2" w:rsidRPr="00670AD2" w:rsidRDefault="00670AD2" w:rsidP="00FF34EA">
      <w:pPr>
        <w:numPr>
          <w:ilvl w:val="0"/>
          <w:numId w:val="25"/>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PyTorch Geometric (PyG):</w:t>
      </w:r>
      <w:r w:rsidRPr="00670AD2">
        <w:rPr>
          <w:rFonts w:eastAsia="Times New Roman" w:cs="Times New Roman"/>
          <w:kern w:val="0"/>
          <w14:ligatures w14:val="none"/>
        </w:rPr>
        <w:br/>
      </w:r>
      <w:r w:rsidR="00457AC3" w:rsidRPr="00457AC3">
        <w:rPr>
          <w:rFonts w:eastAsia="Times New Roman" w:cs="Times New Roman"/>
          <w:kern w:val="0"/>
          <w14:ligatures w14:val="none"/>
        </w:rPr>
        <w:t>Utilized</w:t>
      </w:r>
      <w:r w:rsidRPr="00670AD2">
        <w:rPr>
          <w:rFonts w:eastAsia="Times New Roman" w:cs="Times New Roman"/>
          <w:kern w:val="0"/>
          <w14:ligatures w14:val="none"/>
        </w:rPr>
        <w:t xml:space="preserve"> to build</w:t>
      </w:r>
      <w:r w:rsidR="00457AC3">
        <w:rPr>
          <w:rFonts w:eastAsia="Times New Roman" w:cs="Times New Roman"/>
          <w:kern w:val="0"/>
          <w14:ligatures w14:val="none"/>
        </w:rPr>
        <w:t>ing</w:t>
      </w:r>
      <w:r w:rsidRPr="00670AD2">
        <w:rPr>
          <w:rFonts w:eastAsia="Times New Roman" w:cs="Times New Roman"/>
          <w:kern w:val="0"/>
          <w14:ligatures w14:val="none"/>
        </w:rPr>
        <w:t xml:space="preserve"> and train</w:t>
      </w:r>
      <w:r w:rsidR="00457AC3">
        <w:rPr>
          <w:rFonts w:eastAsia="Times New Roman" w:cs="Times New Roman"/>
          <w:kern w:val="0"/>
          <w14:ligatures w14:val="none"/>
        </w:rPr>
        <w:t>ing</w:t>
      </w:r>
      <w:r w:rsidRPr="00670AD2">
        <w:rPr>
          <w:rFonts w:eastAsia="Times New Roman" w:cs="Times New Roman"/>
          <w:kern w:val="0"/>
          <w14:ligatures w14:val="none"/>
        </w:rPr>
        <w:t xml:space="preserve"> Graph Neural Networks </w:t>
      </w:r>
      <w:r w:rsidR="00A93E66">
        <w:rPr>
          <w:rFonts w:eastAsia="Times New Roman" w:cs="Times New Roman"/>
          <w:kern w:val="0"/>
          <w14:ligatures w14:val="none"/>
        </w:rPr>
        <w:t xml:space="preserve">(GNNs) </w:t>
      </w:r>
      <w:r w:rsidRPr="00670AD2">
        <w:rPr>
          <w:rFonts w:eastAsia="Times New Roman" w:cs="Times New Roman"/>
          <w:kern w:val="0"/>
          <w14:ligatures w14:val="none"/>
        </w:rPr>
        <w:t xml:space="preserve">such as GCN. PyG provides efficient data loaders, preprocessing functions, and a </w:t>
      </w:r>
      <w:r w:rsidR="00FF34EA" w:rsidRPr="00FF34EA">
        <w:rPr>
          <w:rFonts w:eastAsia="Times New Roman" w:cs="Times New Roman"/>
          <w:kern w:val="0"/>
          <w14:ligatures w14:val="none"/>
        </w:rPr>
        <w:t>comprehensive set</w:t>
      </w:r>
      <w:r w:rsidRPr="00670AD2">
        <w:rPr>
          <w:rFonts w:eastAsia="Times New Roman" w:cs="Times New Roman"/>
          <w:kern w:val="0"/>
          <w14:ligatures w14:val="none"/>
        </w:rPr>
        <w:t xml:space="preserve"> of GNN layers optimized for sparse graph data</w:t>
      </w:r>
      <w:r w:rsidR="00FF34EA">
        <w:rPr>
          <w:rFonts w:eastAsia="Times New Roman" w:cs="Times New Roman"/>
          <w:kern w:val="0"/>
          <w14:ligatures w14:val="none"/>
        </w:rPr>
        <w:t xml:space="preserve">, making </w:t>
      </w:r>
      <w:r w:rsidRPr="00670AD2">
        <w:rPr>
          <w:rFonts w:eastAsia="Times New Roman" w:cs="Times New Roman"/>
          <w:kern w:val="0"/>
          <w14:ligatures w14:val="none"/>
        </w:rPr>
        <w:t xml:space="preserve">It particularly suitable for link prediction </w:t>
      </w:r>
      <w:r w:rsidR="00A5150E">
        <w:rPr>
          <w:rFonts w:eastAsia="Times New Roman" w:cs="Times New Roman"/>
          <w:kern w:val="0"/>
          <w14:ligatures w14:val="none"/>
        </w:rPr>
        <w:t>in</w:t>
      </w:r>
      <w:r w:rsidRPr="00670AD2">
        <w:rPr>
          <w:rFonts w:eastAsia="Times New Roman" w:cs="Times New Roman"/>
          <w:kern w:val="0"/>
          <w14:ligatures w14:val="none"/>
        </w:rPr>
        <w:t xml:space="preserve"> directed citation networks.</w:t>
      </w:r>
    </w:p>
    <w:p w14:paraId="389861A2" w14:textId="200A9EE8" w:rsidR="00670AD2" w:rsidRPr="00670AD2" w:rsidRDefault="00670AD2" w:rsidP="00EB13CE">
      <w:pPr>
        <w:numPr>
          <w:ilvl w:val="0"/>
          <w:numId w:val="25"/>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NetworkX:</w:t>
      </w:r>
      <w:r w:rsidRPr="00670AD2">
        <w:rPr>
          <w:rFonts w:eastAsia="Times New Roman" w:cs="Times New Roman"/>
          <w:kern w:val="0"/>
          <w14:ligatures w14:val="none"/>
        </w:rPr>
        <w:br/>
        <w:t>Used for basic graph construction, manipulation, and visualization. It</w:t>
      </w:r>
      <w:r w:rsidR="00540B9B" w:rsidRPr="00540B9B">
        <w:t xml:space="preserve"> </w:t>
      </w:r>
      <w:r w:rsidR="00540B9B" w:rsidRPr="00540B9B">
        <w:rPr>
          <w:rFonts w:eastAsia="Times New Roman" w:cs="Times New Roman"/>
          <w:kern w:val="0"/>
          <w14:ligatures w14:val="none"/>
        </w:rPr>
        <w:t>facilitates preliminary graph analysis</w:t>
      </w:r>
      <w:r w:rsidRPr="00670AD2">
        <w:rPr>
          <w:rFonts w:eastAsia="Times New Roman" w:cs="Times New Roman"/>
          <w:kern w:val="0"/>
          <w14:ligatures w14:val="none"/>
        </w:rPr>
        <w:t xml:space="preserve"> before </w:t>
      </w:r>
      <w:r w:rsidR="00EB13CE" w:rsidRPr="00EB13CE">
        <w:rPr>
          <w:rFonts w:eastAsia="Times New Roman" w:cs="Times New Roman"/>
          <w:kern w:val="0"/>
          <w14:ligatures w14:val="none"/>
        </w:rPr>
        <w:t>integrating data</w:t>
      </w:r>
      <w:r w:rsidRPr="00670AD2">
        <w:rPr>
          <w:rFonts w:eastAsia="Times New Roman" w:cs="Times New Roman"/>
          <w:kern w:val="0"/>
          <w14:ligatures w14:val="none"/>
        </w:rPr>
        <w:t xml:space="preserve"> into PyG.</w:t>
      </w:r>
    </w:p>
    <w:p w14:paraId="4DBEE1DE" w14:textId="1C8CB188" w:rsidR="00670AD2" w:rsidRPr="00670AD2" w:rsidRDefault="002B10D7" w:rsidP="00670AD2">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6</w:t>
      </w:r>
      <w:r w:rsidR="006F5B10">
        <w:rPr>
          <w:rFonts w:eastAsia="Times New Roman" w:cs="Times New Roman"/>
          <w:b/>
          <w:bCs/>
          <w:kern w:val="0"/>
          <w14:ligatures w14:val="none"/>
        </w:rPr>
        <w:t xml:space="preserve">.2 </w:t>
      </w:r>
      <w:r w:rsidR="00670AD2" w:rsidRPr="00670AD2">
        <w:rPr>
          <w:rFonts w:eastAsia="Times New Roman" w:cs="Times New Roman"/>
          <w:b/>
          <w:bCs/>
          <w:kern w:val="0"/>
          <w14:ligatures w14:val="none"/>
        </w:rPr>
        <w:t>Generative Adversarial Network (GAN) Implementation</w:t>
      </w:r>
    </w:p>
    <w:p w14:paraId="2EEBD2A6" w14:textId="457C1F72" w:rsidR="00670AD2" w:rsidRPr="00883BEF" w:rsidRDefault="00670AD2" w:rsidP="007A4D73">
      <w:pPr>
        <w:numPr>
          <w:ilvl w:val="0"/>
          <w:numId w:val="26"/>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PyTorch:</w:t>
      </w:r>
      <w:r w:rsidRPr="00670AD2">
        <w:rPr>
          <w:rFonts w:eastAsia="Times New Roman" w:cs="Times New Roman"/>
          <w:kern w:val="0"/>
          <w14:ligatures w14:val="none"/>
        </w:rPr>
        <w:br/>
      </w:r>
      <w:r w:rsidRPr="00883BEF">
        <w:rPr>
          <w:rFonts w:eastAsia="Times New Roman" w:cs="Times New Roman"/>
          <w:kern w:val="0"/>
          <w14:ligatures w14:val="none"/>
        </w:rPr>
        <w:t xml:space="preserve">The </w:t>
      </w:r>
      <w:r w:rsidR="00391140" w:rsidRPr="00883BEF">
        <w:rPr>
          <w:rFonts w:eastAsia="Times New Roman" w:cs="Times New Roman"/>
          <w:kern w:val="0"/>
          <w14:ligatures w14:val="none"/>
        </w:rPr>
        <w:t>primary</w:t>
      </w:r>
      <w:r w:rsidRPr="00883BEF">
        <w:rPr>
          <w:rFonts w:eastAsia="Times New Roman" w:cs="Times New Roman"/>
          <w:kern w:val="0"/>
          <w14:ligatures w14:val="none"/>
        </w:rPr>
        <w:t xml:space="preserve"> deep learning framework </w:t>
      </w:r>
      <w:r w:rsidR="00391140" w:rsidRPr="00883BEF">
        <w:rPr>
          <w:rFonts w:eastAsia="Times New Roman" w:cs="Times New Roman"/>
          <w:kern w:val="0"/>
          <w14:ligatures w14:val="none"/>
        </w:rPr>
        <w:t>for</w:t>
      </w:r>
      <w:r w:rsidRPr="00883BEF">
        <w:rPr>
          <w:rFonts w:eastAsia="Times New Roman" w:cs="Times New Roman"/>
          <w:kern w:val="0"/>
          <w14:ligatures w14:val="none"/>
        </w:rPr>
        <w:t xml:space="preserve"> implement</w:t>
      </w:r>
      <w:r w:rsidR="00391140" w:rsidRPr="00883BEF">
        <w:rPr>
          <w:rFonts w:eastAsia="Times New Roman" w:cs="Times New Roman"/>
          <w:kern w:val="0"/>
          <w14:ligatures w14:val="none"/>
        </w:rPr>
        <w:t>ing</w:t>
      </w:r>
      <w:r w:rsidRPr="00883BEF">
        <w:rPr>
          <w:rFonts w:eastAsia="Times New Roman" w:cs="Times New Roman"/>
          <w:kern w:val="0"/>
          <w14:ligatures w14:val="none"/>
        </w:rPr>
        <w:t xml:space="preserve"> </w:t>
      </w:r>
      <w:r w:rsidR="00AF1159" w:rsidRPr="00883BEF">
        <w:rPr>
          <w:rFonts w:eastAsia="Times New Roman" w:cs="Times New Roman"/>
          <w:kern w:val="0"/>
          <w14:ligatures w14:val="none"/>
        </w:rPr>
        <w:t>DG</w:t>
      </w:r>
      <w:r w:rsidRPr="00883BEF">
        <w:rPr>
          <w:rFonts w:eastAsia="Times New Roman" w:cs="Times New Roman"/>
          <w:kern w:val="0"/>
          <w14:ligatures w14:val="none"/>
        </w:rPr>
        <w:t xml:space="preserve">GAN architecture. It offers full flexibility </w:t>
      </w:r>
      <w:r w:rsidR="00BB0FE3" w:rsidRPr="00883BEF">
        <w:rPr>
          <w:rFonts w:eastAsia="Times New Roman" w:cs="Times New Roman"/>
          <w:kern w:val="0"/>
          <w14:ligatures w14:val="none"/>
        </w:rPr>
        <w:t xml:space="preserve">in </w:t>
      </w:r>
      <w:r w:rsidRPr="00883BEF">
        <w:rPr>
          <w:rFonts w:eastAsia="Times New Roman" w:cs="Times New Roman"/>
          <w:kern w:val="0"/>
          <w14:ligatures w14:val="none"/>
        </w:rPr>
        <w:t xml:space="preserve">designing and training both the generator and discriminator models </w:t>
      </w:r>
      <w:r w:rsidR="007A4D73" w:rsidRPr="00883BEF">
        <w:rPr>
          <w:rFonts w:eastAsia="Times New Roman" w:cs="Times New Roman"/>
          <w:kern w:val="0"/>
          <w14:ligatures w14:val="none"/>
        </w:rPr>
        <w:t>while</w:t>
      </w:r>
      <w:r w:rsidRPr="00883BEF">
        <w:rPr>
          <w:rFonts w:eastAsia="Times New Roman" w:cs="Times New Roman"/>
          <w:kern w:val="0"/>
          <w14:ligatures w14:val="none"/>
        </w:rPr>
        <w:t xml:space="preserve"> seamlessly </w:t>
      </w:r>
      <w:r w:rsidR="007A4D73" w:rsidRPr="00883BEF">
        <w:rPr>
          <w:rFonts w:eastAsia="Times New Roman" w:cs="Times New Roman"/>
          <w:kern w:val="0"/>
          <w14:ligatures w14:val="none"/>
        </w:rPr>
        <w:t xml:space="preserve">integrating </w:t>
      </w:r>
      <w:r w:rsidRPr="00883BEF">
        <w:rPr>
          <w:rFonts w:eastAsia="Times New Roman" w:cs="Times New Roman"/>
          <w:kern w:val="0"/>
          <w14:ligatures w14:val="none"/>
        </w:rPr>
        <w:t>with PyG for graph-based learning.</w:t>
      </w:r>
    </w:p>
    <w:p w14:paraId="496F14C9" w14:textId="5C836E18" w:rsidR="00670AD2" w:rsidRPr="00883BEF" w:rsidRDefault="002B10D7" w:rsidP="00E5384F">
      <w:p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6</w:t>
      </w:r>
      <w:r w:rsidR="006F5B10">
        <w:rPr>
          <w:rFonts w:eastAsia="Times New Roman" w:cs="Times New Roman"/>
          <w:b/>
          <w:bCs/>
          <w:kern w:val="0"/>
          <w14:ligatures w14:val="none"/>
        </w:rPr>
        <w:t xml:space="preserve">.3 </w:t>
      </w:r>
      <w:r w:rsidR="00670AD2" w:rsidRPr="00E5384F">
        <w:rPr>
          <w:rFonts w:eastAsia="Times New Roman" w:cs="Times New Roman"/>
          <w:b/>
          <w:bCs/>
          <w:kern w:val="0"/>
          <w14:ligatures w14:val="none"/>
        </w:rPr>
        <w:t>PyTorch Lightning (optional):</w:t>
      </w:r>
      <w:r w:rsidR="00670AD2" w:rsidRPr="00E5384F">
        <w:rPr>
          <w:rFonts w:eastAsia="Times New Roman" w:cs="Times New Roman"/>
          <w:kern w:val="0"/>
          <w14:ligatures w14:val="none"/>
        </w:rPr>
        <w:br/>
        <w:t xml:space="preserve">Used to </w:t>
      </w:r>
      <w:r w:rsidR="00EA4224" w:rsidRPr="00E5384F">
        <w:rPr>
          <w:rFonts w:eastAsia="Times New Roman" w:cs="Times New Roman"/>
          <w:kern w:val="0"/>
          <w14:ligatures w14:val="none"/>
        </w:rPr>
        <w:t>streamline</w:t>
      </w:r>
      <w:r w:rsidR="00670AD2" w:rsidRPr="00E5384F">
        <w:rPr>
          <w:rFonts w:eastAsia="Times New Roman" w:cs="Times New Roman"/>
          <w:kern w:val="0"/>
          <w14:ligatures w14:val="none"/>
        </w:rPr>
        <w:t xml:space="preserve"> the training loop and </w:t>
      </w:r>
      <w:r w:rsidR="0058500C" w:rsidRPr="00E5384F">
        <w:rPr>
          <w:rFonts w:eastAsia="Times New Roman" w:cs="Times New Roman"/>
          <w:kern w:val="0"/>
          <w14:ligatures w14:val="none"/>
        </w:rPr>
        <w:t xml:space="preserve">modularize </w:t>
      </w:r>
      <w:r w:rsidR="00670AD2" w:rsidRPr="00E5384F">
        <w:rPr>
          <w:rFonts w:eastAsia="Times New Roman" w:cs="Times New Roman"/>
          <w:kern w:val="0"/>
          <w14:ligatures w14:val="none"/>
        </w:rPr>
        <w:t xml:space="preserve">the code. </w:t>
      </w:r>
      <w:r w:rsidR="00E5384F" w:rsidRPr="00E5384F">
        <w:rPr>
          <w:rFonts w:eastAsia="Times New Roman" w:cs="Times New Roman"/>
          <w:kern w:val="0"/>
          <w14:ligatures w14:val="none"/>
        </w:rPr>
        <w:t>It enhances scalability and simplifies training, validation, and logging processes.</w:t>
      </w:r>
      <w:r w:rsidR="00E5384F" w:rsidRPr="00883BEF">
        <w:rPr>
          <w:rFonts w:eastAsia="Times New Roman" w:cs="Times New Roman"/>
          <w:kern w:val="0"/>
          <w14:ligatures w14:val="none"/>
        </w:rPr>
        <w:t xml:space="preserve"> </w:t>
      </w:r>
      <w:r w:rsidR="00670AD2" w:rsidRPr="00883BEF">
        <w:rPr>
          <w:rFonts w:eastAsia="Times New Roman" w:cs="Times New Roman"/>
          <w:kern w:val="0"/>
          <w14:ligatures w14:val="none"/>
        </w:rPr>
        <w:t>Data Handling and Preprocessing</w:t>
      </w:r>
    </w:p>
    <w:p w14:paraId="457D4AF2" w14:textId="64CC1D86" w:rsidR="00670AD2" w:rsidRPr="00670AD2" w:rsidRDefault="00670AD2" w:rsidP="00695ADF">
      <w:pPr>
        <w:numPr>
          <w:ilvl w:val="0"/>
          <w:numId w:val="27"/>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lastRenderedPageBreak/>
        <w:t>NumPy:</w:t>
      </w:r>
      <w:r w:rsidRPr="00670AD2">
        <w:rPr>
          <w:rFonts w:eastAsia="Times New Roman" w:cs="Times New Roman"/>
          <w:kern w:val="0"/>
          <w14:ligatures w14:val="none"/>
        </w:rPr>
        <w:br/>
      </w:r>
      <w:r w:rsidR="00695ADF" w:rsidRPr="00695ADF">
        <w:rPr>
          <w:rFonts w:eastAsia="Times New Roman" w:cs="Times New Roman"/>
          <w:kern w:val="0"/>
          <w14:ligatures w14:val="none"/>
        </w:rPr>
        <w:t>Employed</w:t>
      </w:r>
      <w:r w:rsidRPr="00670AD2">
        <w:rPr>
          <w:rFonts w:eastAsia="Times New Roman" w:cs="Times New Roman"/>
          <w:kern w:val="0"/>
          <w14:ligatures w14:val="none"/>
        </w:rPr>
        <w:t xml:space="preserve"> for numerical operations, including array manipulation, mathematical transformations, and random sampling during training.</w:t>
      </w:r>
    </w:p>
    <w:p w14:paraId="72B0FD47" w14:textId="5F0F36B8" w:rsidR="00670AD2" w:rsidRPr="00670AD2" w:rsidRDefault="00670AD2" w:rsidP="00E07D75">
      <w:pPr>
        <w:numPr>
          <w:ilvl w:val="0"/>
          <w:numId w:val="27"/>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Pandas:</w:t>
      </w:r>
      <w:r w:rsidRPr="00670AD2">
        <w:rPr>
          <w:rFonts w:eastAsia="Times New Roman" w:cs="Times New Roman"/>
          <w:kern w:val="0"/>
          <w14:ligatures w14:val="none"/>
        </w:rPr>
        <w:br/>
        <w:t xml:space="preserve">Used for loading and preprocessing structured data (e.g., citation metadata, CSV files). It </w:t>
      </w:r>
      <w:r w:rsidR="00076BE2" w:rsidRPr="00076BE2">
        <w:rPr>
          <w:rFonts w:eastAsia="Times New Roman" w:cs="Times New Roman"/>
          <w:kern w:val="0"/>
          <w14:ligatures w14:val="none"/>
        </w:rPr>
        <w:t>facilitates</w:t>
      </w:r>
      <w:r w:rsidRPr="00670AD2">
        <w:rPr>
          <w:rFonts w:eastAsia="Times New Roman" w:cs="Times New Roman"/>
          <w:kern w:val="0"/>
          <w14:ligatures w14:val="none"/>
        </w:rPr>
        <w:t xml:space="preserve"> </w:t>
      </w:r>
      <w:r w:rsidR="00B606E2" w:rsidRPr="00B606E2">
        <w:rPr>
          <w:rFonts w:eastAsia="Times New Roman" w:cs="Times New Roman"/>
          <w:kern w:val="0"/>
          <w14:ligatures w14:val="none"/>
        </w:rPr>
        <w:t>efficient</w:t>
      </w:r>
      <w:r w:rsidRPr="00670AD2">
        <w:rPr>
          <w:rFonts w:eastAsia="Times New Roman" w:cs="Times New Roman"/>
          <w:kern w:val="0"/>
          <w14:ligatures w14:val="none"/>
        </w:rPr>
        <w:t xml:space="preserve"> handling of tabular datasets and </w:t>
      </w:r>
      <w:r w:rsidR="00E07D75" w:rsidRPr="00670AD2">
        <w:rPr>
          <w:rFonts w:eastAsia="Times New Roman" w:cs="Times New Roman"/>
          <w:kern w:val="0"/>
          <w14:ligatures w14:val="none"/>
        </w:rPr>
        <w:t>integrate</w:t>
      </w:r>
      <w:r w:rsidR="00E07D75">
        <w:rPr>
          <w:rFonts w:eastAsia="Times New Roman" w:cs="Times New Roman"/>
          <w:kern w:val="0"/>
          <w14:ligatures w14:val="none"/>
        </w:rPr>
        <w:t>s</w:t>
      </w:r>
      <w:r w:rsidR="00B606E2" w:rsidRPr="00670AD2">
        <w:rPr>
          <w:rFonts w:eastAsia="Times New Roman" w:cs="Times New Roman"/>
          <w:kern w:val="0"/>
          <w14:ligatures w14:val="none"/>
        </w:rPr>
        <w:t xml:space="preserve"> </w:t>
      </w:r>
      <w:r w:rsidR="00E07D75" w:rsidRPr="00E07D75">
        <w:rPr>
          <w:rFonts w:eastAsia="Times New Roman" w:cs="Times New Roman"/>
          <w:kern w:val="0"/>
          <w14:ligatures w14:val="none"/>
        </w:rPr>
        <w:t>seamlessly</w:t>
      </w:r>
      <w:r w:rsidR="00E07D75">
        <w:rPr>
          <w:rFonts w:eastAsia="Times New Roman" w:cs="Times New Roman"/>
          <w:kern w:val="0"/>
          <w14:ligatures w14:val="none"/>
        </w:rPr>
        <w:t xml:space="preserve"> </w:t>
      </w:r>
      <w:r w:rsidRPr="00670AD2">
        <w:rPr>
          <w:rFonts w:eastAsia="Times New Roman" w:cs="Times New Roman"/>
          <w:kern w:val="0"/>
          <w14:ligatures w14:val="none"/>
        </w:rPr>
        <w:t>with other libraries.</w:t>
      </w:r>
    </w:p>
    <w:p w14:paraId="0AF1850E" w14:textId="46C9EC08" w:rsidR="00670AD2" w:rsidRDefault="00670AD2" w:rsidP="00A9359E">
      <w:pPr>
        <w:numPr>
          <w:ilvl w:val="0"/>
          <w:numId w:val="27"/>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Scikit-learn (preprocessing):</w:t>
      </w:r>
      <w:r w:rsidRPr="00670AD2">
        <w:rPr>
          <w:rFonts w:eastAsia="Times New Roman" w:cs="Times New Roman"/>
          <w:kern w:val="0"/>
          <w14:ligatures w14:val="none"/>
        </w:rPr>
        <w:br/>
      </w:r>
      <w:r w:rsidR="00024236" w:rsidRPr="00024236">
        <w:rPr>
          <w:rFonts w:eastAsia="Times New Roman" w:cs="Times New Roman"/>
          <w:kern w:val="0"/>
          <w14:ligatures w14:val="none"/>
        </w:rPr>
        <w:t xml:space="preserve">Utilized </w:t>
      </w:r>
      <w:r w:rsidRPr="00670AD2">
        <w:rPr>
          <w:rFonts w:eastAsia="Times New Roman" w:cs="Times New Roman"/>
          <w:kern w:val="0"/>
          <w14:ligatures w14:val="none"/>
        </w:rPr>
        <w:t xml:space="preserve">for data normalization, </w:t>
      </w:r>
      <w:r w:rsidR="001A6559" w:rsidRPr="00670AD2">
        <w:rPr>
          <w:rFonts w:eastAsia="Times New Roman" w:cs="Times New Roman"/>
          <w:kern w:val="0"/>
          <w14:ligatures w14:val="none"/>
        </w:rPr>
        <w:t>dataset</w:t>
      </w:r>
      <w:r w:rsidR="001A6559">
        <w:rPr>
          <w:rFonts w:eastAsia="Times New Roman" w:cs="Times New Roman"/>
          <w:kern w:val="0"/>
          <w14:ligatures w14:val="none"/>
        </w:rPr>
        <w:t xml:space="preserve"> </w:t>
      </w:r>
      <w:r w:rsidRPr="00670AD2">
        <w:rPr>
          <w:rFonts w:eastAsia="Times New Roman" w:cs="Times New Roman"/>
          <w:kern w:val="0"/>
          <w14:ligatures w14:val="none"/>
        </w:rPr>
        <w:t>splitting, and training/test set</w:t>
      </w:r>
      <w:r w:rsidR="00A9359E">
        <w:rPr>
          <w:rFonts w:eastAsia="Times New Roman" w:cs="Times New Roman"/>
          <w:kern w:val="0"/>
          <w14:ligatures w14:val="none"/>
        </w:rPr>
        <w:t xml:space="preserve"> </w:t>
      </w:r>
      <w:r w:rsidR="00A9359E" w:rsidRPr="00A9359E">
        <w:rPr>
          <w:rFonts w:eastAsia="Times New Roman" w:cs="Times New Roman"/>
          <w:kern w:val="0"/>
          <w14:ligatures w14:val="none"/>
        </w:rPr>
        <w:t>preparation</w:t>
      </w:r>
      <w:r w:rsidR="00A9359E">
        <w:rPr>
          <w:rFonts w:eastAsia="Times New Roman" w:cs="Times New Roman"/>
          <w:kern w:val="0"/>
          <w14:ligatures w14:val="none"/>
        </w:rPr>
        <w:t>,</w:t>
      </w:r>
      <w:r w:rsidRPr="00670AD2">
        <w:rPr>
          <w:rFonts w:eastAsia="Times New Roman" w:cs="Times New Roman"/>
          <w:kern w:val="0"/>
          <w14:ligatures w14:val="none"/>
        </w:rPr>
        <w:t xml:space="preserve"> </w:t>
      </w:r>
      <w:r w:rsidR="00A9359E" w:rsidRPr="00670AD2">
        <w:rPr>
          <w:rFonts w:eastAsia="Times New Roman" w:cs="Times New Roman"/>
          <w:kern w:val="0"/>
          <w14:ligatures w14:val="none"/>
        </w:rPr>
        <w:t>ensur</w:t>
      </w:r>
      <w:r w:rsidR="00A9359E">
        <w:rPr>
          <w:rFonts w:eastAsia="Times New Roman" w:cs="Times New Roman"/>
          <w:kern w:val="0"/>
          <w14:ligatures w14:val="none"/>
        </w:rPr>
        <w:t>ing</w:t>
      </w:r>
      <w:r w:rsidR="00A9359E" w:rsidRPr="00670AD2">
        <w:rPr>
          <w:rFonts w:eastAsia="Times New Roman" w:cs="Times New Roman"/>
          <w:kern w:val="0"/>
          <w14:ligatures w14:val="none"/>
        </w:rPr>
        <w:t xml:space="preserve"> </w:t>
      </w:r>
      <w:r w:rsidRPr="00670AD2">
        <w:rPr>
          <w:rFonts w:eastAsia="Times New Roman" w:cs="Times New Roman"/>
          <w:kern w:val="0"/>
          <w14:ligatures w14:val="none"/>
        </w:rPr>
        <w:t xml:space="preserve">consistent and clean </w:t>
      </w:r>
      <w:r w:rsidR="004D5324">
        <w:rPr>
          <w:rFonts w:eastAsia="Times New Roman" w:cs="Times New Roman"/>
          <w:kern w:val="0"/>
          <w14:ligatures w14:val="none"/>
        </w:rPr>
        <w:t xml:space="preserve">model </w:t>
      </w:r>
      <w:r w:rsidRPr="00670AD2">
        <w:rPr>
          <w:rFonts w:eastAsia="Times New Roman" w:cs="Times New Roman"/>
          <w:kern w:val="0"/>
          <w14:ligatures w14:val="none"/>
        </w:rPr>
        <w:t>input.</w:t>
      </w:r>
    </w:p>
    <w:p w14:paraId="3D864919" w14:textId="392377B2" w:rsidR="00670AD2" w:rsidRPr="00670AD2" w:rsidRDefault="002B10D7" w:rsidP="00670AD2">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t>6</w:t>
      </w:r>
      <w:r w:rsidR="008E4D1D">
        <w:rPr>
          <w:rFonts w:eastAsia="Times New Roman" w:cs="Times New Roman"/>
          <w:b/>
          <w:bCs/>
          <w:kern w:val="0"/>
          <w14:ligatures w14:val="none"/>
        </w:rPr>
        <w:t xml:space="preserve">.4 </w:t>
      </w:r>
      <w:r w:rsidR="00670AD2" w:rsidRPr="00670AD2">
        <w:rPr>
          <w:rFonts w:eastAsia="Times New Roman" w:cs="Times New Roman"/>
          <w:b/>
          <w:bCs/>
          <w:kern w:val="0"/>
          <w14:ligatures w14:val="none"/>
        </w:rPr>
        <w:t>Evaluation and Metrics</w:t>
      </w:r>
    </w:p>
    <w:p w14:paraId="63AF2706" w14:textId="0D5E3AB8" w:rsidR="00670AD2" w:rsidRPr="00670AD2" w:rsidRDefault="00670AD2" w:rsidP="00670AD2">
      <w:pPr>
        <w:numPr>
          <w:ilvl w:val="0"/>
          <w:numId w:val="28"/>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Scikit-learn (metrics):</w:t>
      </w:r>
      <w:r w:rsidRPr="00670AD2">
        <w:rPr>
          <w:rFonts w:eastAsia="Times New Roman" w:cs="Times New Roman"/>
          <w:kern w:val="0"/>
          <w14:ligatures w14:val="none"/>
        </w:rPr>
        <w:br/>
        <w:t>Provides standard evaluation metrics such as precision, recall, F1-score, ROC-AUC, and confusion matrices</w:t>
      </w:r>
      <w:r w:rsidR="00F21561">
        <w:rPr>
          <w:rFonts w:eastAsia="Times New Roman" w:cs="Times New Roman"/>
          <w:kern w:val="0"/>
          <w14:ligatures w14:val="none"/>
        </w:rPr>
        <w:t xml:space="preserve">, </w:t>
      </w:r>
      <w:r w:rsidRPr="00670AD2">
        <w:rPr>
          <w:rFonts w:eastAsia="Times New Roman" w:cs="Times New Roman"/>
          <w:kern w:val="0"/>
          <w14:ligatures w14:val="none"/>
        </w:rPr>
        <w:t>essential for assessing link prediction performance.</w:t>
      </w:r>
    </w:p>
    <w:p w14:paraId="5178F8BB" w14:textId="54BD5C77" w:rsidR="00670AD2" w:rsidRPr="00670AD2" w:rsidRDefault="00670AD2" w:rsidP="00670AD2">
      <w:pPr>
        <w:numPr>
          <w:ilvl w:val="0"/>
          <w:numId w:val="28"/>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Matplotlib / Seaborn:</w:t>
      </w:r>
      <w:r w:rsidRPr="00670AD2">
        <w:rPr>
          <w:rFonts w:eastAsia="Times New Roman" w:cs="Times New Roman"/>
          <w:kern w:val="0"/>
          <w14:ligatures w14:val="none"/>
        </w:rPr>
        <w:br/>
        <w:t xml:space="preserve">Used </w:t>
      </w:r>
      <w:r w:rsidR="00F21561">
        <w:rPr>
          <w:rFonts w:eastAsia="Times New Roman" w:cs="Times New Roman"/>
          <w:kern w:val="0"/>
          <w14:ligatures w14:val="none"/>
        </w:rPr>
        <w:t xml:space="preserve">for </w:t>
      </w:r>
      <w:r w:rsidR="00BC00C5" w:rsidRPr="00670AD2">
        <w:rPr>
          <w:rFonts w:eastAsia="Times New Roman" w:cs="Times New Roman"/>
          <w:kern w:val="0"/>
          <w14:ligatures w14:val="none"/>
        </w:rPr>
        <w:t>visualiz</w:t>
      </w:r>
      <w:r w:rsidR="00BC00C5">
        <w:rPr>
          <w:rFonts w:eastAsia="Times New Roman" w:cs="Times New Roman"/>
          <w:kern w:val="0"/>
          <w14:ligatures w14:val="none"/>
        </w:rPr>
        <w:t>ing</w:t>
      </w:r>
      <w:r w:rsidR="00BC00C5" w:rsidRPr="00670AD2">
        <w:rPr>
          <w:rFonts w:eastAsia="Times New Roman" w:cs="Times New Roman"/>
          <w:kern w:val="0"/>
          <w14:ligatures w14:val="none"/>
        </w:rPr>
        <w:t xml:space="preserve"> </w:t>
      </w:r>
      <w:r w:rsidRPr="00670AD2">
        <w:rPr>
          <w:rFonts w:eastAsia="Times New Roman" w:cs="Times New Roman"/>
          <w:kern w:val="0"/>
          <w14:ligatures w14:val="none"/>
        </w:rPr>
        <w:t>evaluation results, training loss curves, and link prediction outcomes (e.g., ROC curves, precision-recall plots).</w:t>
      </w:r>
    </w:p>
    <w:p w14:paraId="28EAF8D3" w14:textId="0D4BB356" w:rsidR="00670AD2" w:rsidRDefault="00670AD2" w:rsidP="00320961">
      <w:pPr>
        <w:numPr>
          <w:ilvl w:val="0"/>
          <w:numId w:val="28"/>
        </w:numPr>
        <w:spacing w:before="100" w:beforeAutospacing="1" w:after="100" w:afterAutospacing="1" w:line="240" w:lineRule="auto"/>
        <w:rPr>
          <w:rFonts w:eastAsia="Times New Roman" w:cs="Times New Roman"/>
          <w:kern w:val="0"/>
          <w14:ligatures w14:val="none"/>
        </w:rPr>
      </w:pPr>
      <w:r w:rsidRPr="00670AD2">
        <w:rPr>
          <w:rFonts w:eastAsia="Times New Roman" w:cs="Times New Roman"/>
          <w:b/>
          <w:bCs/>
          <w:kern w:val="0"/>
          <w14:ligatures w14:val="none"/>
        </w:rPr>
        <w:t>TensorBoard (via PyTorch):</w:t>
      </w:r>
      <w:r w:rsidRPr="00670AD2">
        <w:rPr>
          <w:rFonts w:eastAsia="Times New Roman" w:cs="Times New Roman"/>
          <w:kern w:val="0"/>
          <w14:ligatures w14:val="none"/>
        </w:rPr>
        <w:br/>
      </w:r>
      <w:r w:rsidR="00320961" w:rsidRPr="00320961">
        <w:rPr>
          <w:rFonts w:eastAsia="Times New Roman" w:cs="Times New Roman"/>
          <w:kern w:val="0"/>
          <w14:ligatures w14:val="none"/>
        </w:rPr>
        <w:t>Facilitates</w:t>
      </w:r>
      <w:r w:rsidRPr="00670AD2">
        <w:rPr>
          <w:rFonts w:eastAsia="Times New Roman" w:cs="Times New Roman"/>
          <w:kern w:val="0"/>
          <w14:ligatures w14:val="none"/>
        </w:rPr>
        <w:t xml:space="preserve"> real-time monitoring of training progress, including losses, accuracy, and embeddings during the GAN training.</w:t>
      </w:r>
      <w:r w:rsidR="002B10D7">
        <w:rPr>
          <w:rFonts w:eastAsia="Times New Roman" w:cs="Times New Roman"/>
          <w:kern w:val="0"/>
          <w14:ligatures w14:val="none"/>
        </w:rPr>
        <w:br/>
      </w:r>
      <w:r w:rsidR="002B10D7">
        <w:rPr>
          <w:rFonts w:eastAsia="Times New Roman" w:cs="Times New Roman"/>
          <w:kern w:val="0"/>
          <w14:ligatures w14:val="none"/>
        </w:rPr>
        <w:br/>
      </w:r>
    </w:p>
    <w:p w14:paraId="79D9C984" w14:textId="77777777" w:rsidR="00E200F6" w:rsidRDefault="00E200F6" w:rsidP="00E200F6">
      <w:pPr>
        <w:spacing w:before="100" w:beforeAutospacing="1" w:after="100" w:afterAutospacing="1" w:line="240" w:lineRule="auto"/>
        <w:rPr>
          <w:rFonts w:eastAsia="Times New Roman" w:cs="Times New Roman"/>
          <w:kern w:val="0"/>
          <w14:ligatures w14:val="none"/>
        </w:rPr>
      </w:pPr>
    </w:p>
    <w:p w14:paraId="01AEFF18" w14:textId="77777777" w:rsidR="00E200F6" w:rsidRDefault="00E200F6" w:rsidP="00C43089">
      <w:pPr>
        <w:spacing w:before="100" w:beforeAutospacing="1" w:after="100" w:afterAutospacing="1" w:line="240" w:lineRule="auto"/>
        <w:rPr>
          <w:rFonts w:eastAsia="Times New Roman" w:cs="Times New Roman"/>
          <w:kern w:val="0"/>
          <w:rtl/>
          <w14:ligatures w14:val="none"/>
        </w:rPr>
      </w:pPr>
    </w:p>
    <w:p w14:paraId="48FD0021" w14:textId="77777777" w:rsidR="00A005CD" w:rsidRDefault="00A005CD" w:rsidP="00C43089">
      <w:pPr>
        <w:spacing w:before="100" w:beforeAutospacing="1" w:after="100" w:afterAutospacing="1" w:line="240" w:lineRule="auto"/>
        <w:rPr>
          <w:rFonts w:eastAsia="Times New Roman" w:cs="Times New Roman"/>
          <w:kern w:val="0"/>
          <w:rtl/>
          <w14:ligatures w14:val="none"/>
        </w:rPr>
      </w:pPr>
    </w:p>
    <w:p w14:paraId="596C8B68" w14:textId="77777777" w:rsidR="00A005CD" w:rsidRDefault="00A005CD" w:rsidP="00C43089">
      <w:pPr>
        <w:spacing w:before="100" w:beforeAutospacing="1" w:after="100" w:afterAutospacing="1" w:line="240" w:lineRule="auto"/>
        <w:rPr>
          <w:rFonts w:eastAsia="Times New Roman" w:cs="Times New Roman"/>
          <w:kern w:val="0"/>
          <w14:ligatures w14:val="none"/>
        </w:rPr>
      </w:pPr>
    </w:p>
    <w:p w14:paraId="01A4DE91" w14:textId="77777777" w:rsidR="00383283" w:rsidRDefault="00383283" w:rsidP="00C43089">
      <w:pPr>
        <w:spacing w:before="100" w:beforeAutospacing="1" w:after="100" w:afterAutospacing="1" w:line="240" w:lineRule="auto"/>
        <w:rPr>
          <w:rFonts w:eastAsia="Times New Roman" w:cs="Times New Roman"/>
          <w:kern w:val="0"/>
          <w14:ligatures w14:val="none"/>
        </w:rPr>
      </w:pPr>
    </w:p>
    <w:p w14:paraId="0F621E77" w14:textId="77777777" w:rsidR="00383283" w:rsidRDefault="00383283" w:rsidP="00C43089">
      <w:pPr>
        <w:spacing w:before="100" w:beforeAutospacing="1" w:after="100" w:afterAutospacing="1" w:line="240" w:lineRule="auto"/>
        <w:rPr>
          <w:rFonts w:eastAsia="Times New Roman" w:cs="Times New Roman"/>
          <w:kern w:val="0"/>
          <w14:ligatures w14:val="none"/>
        </w:rPr>
      </w:pPr>
    </w:p>
    <w:p w14:paraId="28C0DB14" w14:textId="77777777" w:rsidR="00383283" w:rsidRDefault="00383283" w:rsidP="00C43089">
      <w:pPr>
        <w:spacing w:before="100" w:beforeAutospacing="1" w:after="100" w:afterAutospacing="1" w:line="240" w:lineRule="auto"/>
        <w:rPr>
          <w:rFonts w:eastAsia="Times New Roman" w:cs="Times New Roman"/>
          <w:kern w:val="0"/>
          <w14:ligatures w14:val="none"/>
        </w:rPr>
      </w:pPr>
    </w:p>
    <w:p w14:paraId="3B188832" w14:textId="77777777" w:rsidR="00383283" w:rsidRDefault="00383283" w:rsidP="00C43089">
      <w:pPr>
        <w:spacing w:before="100" w:beforeAutospacing="1" w:after="100" w:afterAutospacing="1" w:line="240" w:lineRule="auto"/>
        <w:rPr>
          <w:rFonts w:eastAsia="Times New Roman" w:cs="Times New Roman"/>
          <w:kern w:val="0"/>
          <w14:ligatures w14:val="none"/>
        </w:rPr>
      </w:pPr>
    </w:p>
    <w:p w14:paraId="24D18467" w14:textId="77777777" w:rsidR="00875CD6" w:rsidRDefault="00875CD6" w:rsidP="00B57A9D">
      <w:pPr>
        <w:spacing w:after="0"/>
        <w:rPr>
          <w:rFonts w:eastAsia="Times New Roman" w:cs="Times New Roman"/>
          <w:kern w:val="0"/>
          <w14:ligatures w14:val="none"/>
        </w:rPr>
      </w:pPr>
    </w:p>
    <w:p w14:paraId="62AFAD35" w14:textId="77777777" w:rsidR="00875CD6" w:rsidRDefault="00875CD6" w:rsidP="00B57A9D">
      <w:pPr>
        <w:spacing w:after="0"/>
        <w:rPr>
          <w:rFonts w:eastAsia="Times New Roman" w:cs="Times New Roman"/>
          <w:kern w:val="0"/>
          <w14:ligatures w14:val="none"/>
        </w:rPr>
      </w:pPr>
    </w:p>
    <w:p w14:paraId="53EB854A" w14:textId="77777777" w:rsidR="00875CD6" w:rsidRDefault="00875CD6" w:rsidP="00B57A9D">
      <w:pPr>
        <w:spacing w:after="0"/>
        <w:rPr>
          <w:rFonts w:eastAsia="Times New Roman" w:cs="Times New Roman"/>
          <w:kern w:val="0"/>
          <w14:ligatures w14:val="none"/>
        </w:rPr>
      </w:pPr>
    </w:p>
    <w:p w14:paraId="04120448" w14:textId="64E22D2A" w:rsidR="00565246" w:rsidRPr="00085147" w:rsidRDefault="002B10D7" w:rsidP="00B57A9D">
      <w:pPr>
        <w:spacing w:after="0"/>
        <w:rPr>
          <w:b/>
          <w:bCs/>
          <w:sz w:val="28"/>
          <w:szCs w:val="28"/>
        </w:rPr>
      </w:pPr>
      <w:r>
        <w:rPr>
          <w:b/>
          <w:bCs/>
          <w:sz w:val="28"/>
          <w:szCs w:val="28"/>
        </w:rPr>
        <w:lastRenderedPageBreak/>
        <w:t>7</w:t>
      </w:r>
      <w:r w:rsidR="00085147" w:rsidRPr="00085147">
        <w:rPr>
          <w:b/>
          <w:bCs/>
          <w:sz w:val="28"/>
          <w:szCs w:val="28"/>
        </w:rPr>
        <w:t xml:space="preserve">. </w:t>
      </w:r>
      <w:r w:rsidR="00565246" w:rsidRPr="00085147">
        <w:rPr>
          <w:b/>
          <w:bCs/>
          <w:sz w:val="28"/>
          <w:szCs w:val="28"/>
        </w:rPr>
        <w:t>References</w:t>
      </w:r>
    </w:p>
    <w:p w14:paraId="1968D7A2" w14:textId="77777777" w:rsidR="00565246" w:rsidRDefault="00565246" w:rsidP="00B57A9D">
      <w:pPr>
        <w:pStyle w:val="a9"/>
        <w:spacing w:after="0"/>
      </w:pPr>
    </w:p>
    <w:p w14:paraId="37C42848" w14:textId="39945365" w:rsidR="00565246" w:rsidRDefault="00565246" w:rsidP="00883BEF">
      <w:pPr>
        <w:pStyle w:val="a9"/>
        <w:ind w:left="0"/>
      </w:pPr>
      <w:r>
        <w:t xml:space="preserve">[1] </w:t>
      </w:r>
      <w:r w:rsidR="006D45CC" w:rsidRPr="006D45CC">
        <w:t xml:space="preserve">GeeksforGeeks. (n.d.). </w:t>
      </w:r>
      <w:r w:rsidR="006D45CC" w:rsidRPr="006D45CC">
        <w:rPr>
          <w:i/>
          <w:iCs/>
        </w:rPr>
        <w:t>Generative adversarial network (GAN)</w:t>
      </w:r>
      <w:r w:rsidR="006D45CC" w:rsidRPr="006D45CC">
        <w:t>. Retrieved from</w:t>
      </w:r>
      <w:r w:rsidR="002B2C34">
        <w:rPr>
          <w:rFonts w:hint="cs"/>
          <w:rtl/>
        </w:rPr>
        <w:t xml:space="preserve"> </w:t>
      </w:r>
      <w:hyperlink r:id="rId41" w:history="1">
        <w:r w:rsidRPr="005A275B">
          <w:rPr>
            <w:rStyle w:val="Hyperlink"/>
          </w:rPr>
          <w:t>https://www.geeksforgeeks.org/generative-adversarial-network-gan/</w:t>
        </w:r>
      </w:hyperlink>
    </w:p>
    <w:p w14:paraId="747944AF" w14:textId="77777777" w:rsidR="0046696D" w:rsidRDefault="00565246" w:rsidP="00883BEF">
      <w:pPr>
        <w:pStyle w:val="a9"/>
        <w:ind w:left="0"/>
        <w:rPr>
          <w:rtl/>
        </w:rPr>
      </w:pPr>
      <w:r>
        <w:t>[2] G</w:t>
      </w:r>
      <w:r w:rsidR="00C464BF" w:rsidRPr="00C464BF">
        <w:t xml:space="preserve">oodfellow, I., Pouget-Abadie, J., Mirza, M., Xu, B., Warde-Farley, D., Ozair, S., Courville, A., &amp; Bengio, Y. (2014). </w:t>
      </w:r>
      <w:r w:rsidR="00C464BF" w:rsidRPr="00C464BF">
        <w:rPr>
          <w:i/>
          <w:iCs/>
        </w:rPr>
        <w:t>Generative adversarial networks</w:t>
      </w:r>
      <w:r w:rsidR="00C464BF" w:rsidRPr="00C464BF">
        <w:t xml:space="preserve">. arXiv preprint. Retrieved from </w:t>
      </w:r>
      <w:hyperlink r:id="rId42" w:tgtFrame="_new" w:history="1">
        <w:r w:rsidR="00C464BF" w:rsidRPr="00C464BF">
          <w:rPr>
            <w:rStyle w:val="Hyperlink"/>
          </w:rPr>
          <w:t>https://arxiv.org/abs/1406.2661</w:t>
        </w:r>
      </w:hyperlink>
      <w:r w:rsidR="00C464BF" w:rsidRPr="00C464BF">
        <w:t xml:space="preserve"> </w:t>
      </w:r>
    </w:p>
    <w:p w14:paraId="2A726BBB" w14:textId="50238EE9" w:rsidR="00565246" w:rsidRDefault="00565246" w:rsidP="00883BEF">
      <w:pPr>
        <w:pStyle w:val="a9"/>
        <w:ind w:left="0"/>
        <w:rPr>
          <w:rFonts w:cs="Arial"/>
        </w:rPr>
      </w:pPr>
      <w:r>
        <w:t xml:space="preserve">[3] Katz, L. (1953). A new status index derived from sociometric analysis. </w:t>
      </w:r>
      <w:r w:rsidRPr="006B749E">
        <w:rPr>
          <w:i/>
          <w:iCs/>
        </w:rPr>
        <w:t>Psychometrika</w:t>
      </w:r>
      <w:r>
        <w:t>, 18(1), 39-43.</w:t>
      </w:r>
      <w:r>
        <w:rPr>
          <w:rFonts w:cs="Arial"/>
          <w:rtl/>
        </w:rPr>
        <w:t>‏</w:t>
      </w:r>
      <w:r w:rsidR="00027C68" w:rsidRPr="00027C68">
        <w:t xml:space="preserve"> </w:t>
      </w:r>
      <w:hyperlink r:id="rId43" w:history="1">
        <w:r w:rsidR="00027C68" w:rsidRPr="003B04AB">
          <w:rPr>
            <w:rStyle w:val="Hyperlink"/>
            <w:rFonts w:cs="Arial"/>
          </w:rPr>
          <w:t>https://doi.org/10.1007/BF02289026</w:t>
        </w:r>
      </w:hyperlink>
      <w:r w:rsidR="00027C68">
        <w:rPr>
          <w:rFonts w:cs="Arial"/>
        </w:rPr>
        <w:t>.</w:t>
      </w:r>
    </w:p>
    <w:p w14:paraId="029BA6CD" w14:textId="77777777" w:rsidR="00565246" w:rsidRDefault="00565246" w:rsidP="00883BEF">
      <w:pPr>
        <w:pStyle w:val="a9"/>
        <w:ind w:left="0"/>
      </w:pPr>
      <w:r>
        <w:t>[4] Lei, K., Qin, M., Bai, B., Zhang, G., &amp; Yang, M. (2019, April). GCN-GAN: A non-linear temporal link prediction model for weighted dynamic networks. In IEEE INFOCOM 2019-IEEE Conference on Computer Communications (pp. 388-396). IEEE.</w:t>
      </w:r>
      <w:r>
        <w:rPr>
          <w:rFonts w:cs="Arial"/>
          <w:rtl/>
        </w:rPr>
        <w:t>‏</w:t>
      </w:r>
    </w:p>
    <w:p w14:paraId="285AACFD" w14:textId="77777777" w:rsidR="00565246" w:rsidRDefault="00565246" w:rsidP="00883BEF">
      <w:pPr>
        <w:pStyle w:val="a9"/>
        <w:ind w:left="0"/>
      </w:pPr>
      <w:r w:rsidRPr="006E3A50">
        <w:rPr>
          <w:lang w:val="pt-PT"/>
        </w:rPr>
        <w:t xml:space="preserve">[5] Ou, M., Cui, P., Pei, J., Zhang, Z., &amp; Zhu, W. (2016, August). </w:t>
      </w:r>
      <w:r>
        <w:t>Asymmetric transitivity preserving graph embedding. In Proceedings of the 22nd ACM SIGKDD international conference on Knowledge discovery and data mining (pp. 1105-1114).</w:t>
      </w:r>
    </w:p>
    <w:p w14:paraId="6FD57FD8" w14:textId="7F91337E" w:rsidR="008F1AF0" w:rsidRDefault="00565246" w:rsidP="00883BEF">
      <w:pPr>
        <w:pStyle w:val="a9"/>
        <w:ind w:left="0"/>
      </w:pPr>
      <w:r>
        <w:t>[6] SAGAR SHARMA (2017, September). Activation Functions in Neural Networks, In Towards Data Science</w:t>
      </w:r>
      <w:r w:rsidR="008F1AF0">
        <w:t xml:space="preserve">. </w:t>
      </w:r>
      <w:r>
        <w:t>https://towardsdatascience.com/activation-functions-neural-networks-1cbd9f8d91d6</w:t>
      </w:r>
      <w:r w:rsidR="008F1AF0">
        <w:t>.</w:t>
      </w:r>
    </w:p>
    <w:p w14:paraId="76107B95" w14:textId="77777777" w:rsidR="00565246" w:rsidRDefault="00565246" w:rsidP="00883BEF">
      <w:pPr>
        <w:pStyle w:val="a9"/>
        <w:ind w:left="0"/>
      </w:pPr>
      <w:r>
        <w:t>[7] Sarang Narkhede (2018, June). Understanding AUC - ROC Curve, In Towards Data Science, https://towardsdatascience.com/multilayer-perceptron-explained-with-a-real-life-example-and-python-code-sentiment-analysis-cb408ee93141</w:t>
      </w:r>
    </w:p>
    <w:p w14:paraId="7161FA90" w14:textId="72882A40" w:rsidR="00565246" w:rsidRDefault="00565246" w:rsidP="00883BEF">
      <w:pPr>
        <w:pStyle w:val="a9"/>
        <w:ind w:left="0"/>
      </w:pPr>
      <w:r>
        <w:t>[8] Simeon Kostadinov (2019, August). Understanding backpropagation Algorithm, In Towards Data Science,</w:t>
      </w:r>
      <w:r w:rsidR="008F1AF0">
        <w:rPr>
          <w:rFonts w:hint="cs"/>
          <w:rtl/>
        </w:rPr>
        <w:t xml:space="preserve"> </w:t>
      </w:r>
      <w:r>
        <w:t>https://towardsdatascience.com/understanding-backpropagation-algorithm-7bb3aa2f95fd</w:t>
      </w:r>
      <w:r w:rsidR="008F1AF0">
        <w:t>.</w:t>
      </w:r>
    </w:p>
    <w:p w14:paraId="56D654D5" w14:textId="7FCEDF25" w:rsidR="00565246" w:rsidRDefault="00565246" w:rsidP="00883BEF">
      <w:pPr>
        <w:pStyle w:val="a9"/>
        <w:ind w:left="0"/>
      </w:pPr>
      <w:r>
        <w:t>[9] Tomonori Masui (2022, October). Graph Neural Networks with PyG on Node Classification, Link Prediction, and Anomaly Detection, In Towards Data Science, https://towardsdatascience.com/graph-neural-networks-with-pyg-on-node-classification-link-prediction-and-anomaly-detection-14aa38fe1275</w:t>
      </w:r>
      <w:r w:rsidR="008F1AF0">
        <w:t>.</w:t>
      </w:r>
    </w:p>
    <w:p w14:paraId="77814638" w14:textId="77777777" w:rsidR="00565246" w:rsidRPr="006E3A50" w:rsidRDefault="00565246" w:rsidP="00883BEF">
      <w:pPr>
        <w:pStyle w:val="a9"/>
        <w:ind w:left="0"/>
        <w:rPr>
          <w:lang w:val="pt-PT"/>
        </w:rPr>
      </w:pPr>
      <w:r>
        <w:t xml:space="preserve">[10] Xu, M. (2021). Understanding graph embedding methods and their applications. </w:t>
      </w:r>
      <w:r w:rsidRPr="006E3A50">
        <w:rPr>
          <w:lang w:val="pt-PT"/>
        </w:rPr>
        <w:t>SIAM Review, 63(4), 825-853.</w:t>
      </w:r>
      <w:r>
        <w:rPr>
          <w:rFonts w:cs="Arial"/>
          <w:rtl/>
        </w:rPr>
        <w:t>‏</w:t>
      </w:r>
    </w:p>
    <w:p w14:paraId="356FC031" w14:textId="77777777" w:rsidR="00565246" w:rsidRDefault="00565246" w:rsidP="00883BEF">
      <w:pPr>
        <w:pStyle w:val="a9"/>
        <w:ind w:left="0"/>
      </w:pPr>
      <w:r w:rsidRPr="006E3A50">
        <w:rPr>
          <w:lang w:val="pt-PT"/>
        </w:rPr>
        <w:t xml:space="preserve">[11] Zhou, C., Liu, Y., Liu, X., Liu, Z., &amp; Gao, J. (2017, February). </w:t>
      </w:r>
      <w:r>
        <w:t>Scalable graph embedding for asymmetric proximity. In Proceedings of the AAAI Conference on Artificial Intelligence (Vol. 31, No. 1).</w:t>
      </w:r>
      <w:r>
        <w:rPr>
          <w:rFonts w:cs="Arial"/>
          <w:rtl/>
        </w:rPr>
        <w:t>‏‏</w:t>
      </w:r>
    </w:p>
    <w:p w14:paraId="622EE2D1" w14:textId="1B2CD65E" w:rsidR="00565246" w:rsidRDefault="00565246" w:rsidP="00883BEF">
      <w:pPr>
        <w:pStyle w:val="a9"/>
        <w:ind w:left="0"/>
        <w:rPr>
          <w:rtl/>
        </w:rPr>
      </w:pPr>
      <w:r>
        <w:t>[12] Zhu, S., Li, J., Peng, H., Wang, S., &amp; He, L. (2021, May). Adversarial directed graph embedding. In Proceedings of the AAAI Conference on Artificial Intelligence (Vol. 35, No. 5, pp. 4741-4748).</w:t>
      </w:r>
    </w:p>
    <w:p w14:paraId="5981F256" w14:textId="400467DD" w:rsidR="003A07A2" w:rsidRPr="00203F24" w:rsidRDefault="003A07A2" w:rsidP="00883BEF">
      <w:pPr>
        <w:pStyle w:val="a9"/>
        <w:ind w:left="0"/>
      </w:pPr>
      <w:r>
        <w:t xml:space="preserve">[13] </w:t>
      </w:r>
      <w:r w:rsidRPr="003A07A2">
        <w:t>https://www.geeksforgeeks.org/mini-batch-gradient-descent-in-deep-learning/</w:t>
      </w:r>
    </w:p>
    <w:p w14:paraId="4C687269" w14:textId="77777777" w:rsidR="00203F24" w:rsidRDefault="00203F24" w:rsidP="001C64DA">
      <w:pPr>
        <w:pStyle w:val="a9"/>
      </w:pPr>
    </w:p>
    <w:p w14:paraId="0C154474" w14:textId="3380517F" w:rsidR="004E6639" w:rsidRDefault="004E6639" w:rsidP="00EE6699">
      <w:pPr>
        <w:pStyle w:val="a9"/>
        <w:rPr>
          <w:rtl/>
        </w:rPr>
      </w:pPr>
    </w:p>
    <w:sectPr w:rsidR="004E6639">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Dvora Toledano-kitai" w:date="2025-10-04T11:23:00Z" w:initials="DT">
    <w:p w14:paraId="2D435B01" w14:textId="77777777" w:rsidR="006526D9" w:rsidRDefault="004544EF" w:rsidP="006526D9">
      <w:pPr>
        <w:pStyle w:val="af5"/>
      </w:pPr>
      <w:r>
        <w:rPr>
          <w:rStyle w:val="af4"/>
        </w:rPr>
        <w:annotationRef/>
      </w:r>
      <w:r w:rsidR="006526D9">
        <w:rPr>
          <w:rFonts w:hint="cs"/>
          <w:rtl/>
        </w:rPr>
        <w:t>מה</w:t>
      </w:r>
      <w:r w:rsidR="006526D9">
        <w:rPr>
          <w:rtl/>
        </w:rPr>
        <w:t xml:space="preserve"> </w:t>
      </w:r>
      <w:r w:rsidR="006526D9">
        <w:rPr>
          <w:rFonts w:hint="cs"/>
          <w:rtl/>
        </w:rPr>
        <w:t>המספר</w:t>
      </w:r>
      <w:r w:rsidR="006526D9">
        <w:rPr>
          <w:rtl/>
        </w:rPr>
        <w:t xml:space="preserve"> </w:t>
      </w:r>
      <w:r w:rsidR="006526D9">
        <w:rPr>
          <w:rFonts w:hint="cs"/>
          <w:rtl/>
        </w:rPr>
        <w:t>הנכון</w:t>
      </w:r>
      <w:r w:rsidR="006526D9">
        <w:rPr>
          <w:rtl/>
        </w:rPr>
        <w:t xml:space="preserve"> </w:t>
      </w:r>
      <w:r w:rsidR="006526D9">
        <w:rPr>
          <w:rFonts w:hint="cs"/>
          <w:rtl/>
        </w:rPr>
        <w:t>של</w:t>
      </w:r>
      <w:r w:rsidR="006526D9">
        <w:rPr>
          <w:rtl/>
        </w:rPr>
        <w:t xml:space="preserve"> </w:t>
      </w:r>
      <w:r w:rsidR="006526D9">
        <w:rPr>
          <w:rFonts w:hint="cs"/>
          <w:rtl/>
        </w:rPr>
        <w:t>הסעיף</w:t>
      </w:r>
      <w:r w:rsidR="006526D9">
        <w:rPr>
          <w:rtl/>
        </w:rPr>
        <w:t xml:space="preserve">? </w:t>
      </w:r>
      <w:r w:rsidR="006526D9">
        <w:rPr>
          <w:rFonts w:hint="cs"/>
          <w:rtl/>
        </w:rPr>
        <w:t>הוא</w:t>
      </w:r>
      <w:r w:rsidR="006526D9">
        <w:rPr>
          <w:rtl/>
        </w:rPr>
        <w:t xml:space="preserve"> </w:t>
      </w:r>
      <w:r w:rsidR="006526D9">
        <w:rPr>
          <w:rFonts w:hint="cs"/>
          <w:rtl/>
        </w:rPr>
        <w:t>לא</w:t>
      </w:r>
      <w:r w:rsidR="006526D9">
        <w:rPr>
          <w:rtl/>
        </w:rPr>
        <w:t xml:space="preserve"> </w:t>
      </w:r>
      <w:r w:rsidR="006526D9">
        <w:rPr>
          <w:rFonts w:hint="cs"/>
          <w:rtl/>
        </w:rPr>
        <w:t>יכול</w:t>
      </w:r>
      <w:r w:rsidR="006526D9">
        <w:rPr>
          <w:rtl/>
        </w:rPr>
        <w:t xml:space="preserve"> </w:t>
      </w:r>
      <w:r w:rsidR="006526D9">
        <w:rPr>
          <w:rFonts w:hint="cs"/>
          <w:rtl/>
        </w:rPr>
        <w:t>להיות</w:t>
      </w:r>
      <w:r w:rsidR="006526D9">
        <w:rPr>
          <w:rtl/>
        </w:rPr>
        <w:t xml:space="preserve"> 5.3.4 </w:t>
      </w:r>
      <w:r w:rsidR="006526D9">
        <w:rPr>
          <w:rFonts w:hint="cs"/>
          <w:rtl/>
        </w:rPr>
        <w:t>אם</w:t>
      </w:r>
      <w:r w:rsidR="006526D9">
        <w:rPr>
          <w:rtl/>
        </w:rPr>
        <w:t xml:space="preserve"> </w:t>
      </w:r>
      <w:r w:rsidR="006526D9">
        <w:rPr>
          <w:rFonts w:hint="cs"/>
          <w:rtl/>
        </w:rPr>
        <w:t>אין</w:t>
      </w:r>
      <w:r w:rsidR="006526D9">
        <w:rPr>
          <w:rtl/>
        </w:rPr>
        <w:t xml:space="preserve"> </w:t>
      </w:r>
      <w:r w:rsidR="006526D9">
        <w:rPr>
          <w:rFonts w:hint="cs"/>
          <w:rtl/>
        </w:rPr>
        <w:t>סעיף</w:t>
      </w:r>
      <w:r w:rsidR="006526D9">
        <w:rPr>
          <w:rtl/>
        </w:rPr>
        <w:t xml:space="preserve"> 5.3</w:t>
      </w:r>
    </w:p>
    <w:p w14:paraId="7B2EBFF3" w14:textId="77777777" w:rsidR="006526D9" w:rsidRDefault="006526D9" w:rsidP="006526D9">
      <w:pPr>
        <w:pStyle w:val="af5"/>
      </w:pPr>
      <w:r>
        <w:rPr>
          <w:rFonts w:hint="cs"/>
          <w:rtl/>
        </w:rPr>
        <w:t>נראה</w:t>
      </w:r>
      <w:r>
        <w:rPr>
          <w:rtl/>
        </w:rPr>
        <w:t xml:space="preserve"> </w:t>
      </w:r>
      <w:r>
        <w:rPr>
          <w:rFonts w:hint="cs"/>
          <w:rtl/>
        </w:rPr>
        <w:t>שהתכוונת</w:t>
      </w:r>
      <w:r>
        <w:rPr>
          <w:rtl/>
        </w:rPr>
        <w:t xml:space="preserve"> </w:t>
      </w:r>
      <w:r>
        <w:rPr>
          <w:rFonts w:hint="cs"/>
          <w:rtl/>
        </w:rPr>
        <w:t>ל</w:t>
      </w:r>
      <w:r>
        <w:rPr>
          <w:rtl/>
        </w:rPr>
        <w:t xml:space="preserve"> 5</w:t>
      </w:r>
      <w:r>
        <w:rPr>
          <w:rFonts w:hint="cs"/>
          <w:rtl/>
        </w:rPr>
        <w:t>ץ</w:t>
      </w:r>
      <w:r>
        <w:rPr>
          <w:rtl/>
        </w:rPr>
        <w:t xml:space="preserve">3 </w:t>
      </w:r>
      <w:r>
        <w:rPr>
          <w:rFonts w:hint="cs"/>
          <w:rtl/>
        </w:rPr>
        <w:t>לפי</w:t>
      </w:r>
      <w:r>
        <w:rPr>
          <w:rtl/>
        </w:rPr>
        <w:t xml:space="preserve"> </w:t>
      </w:r>
      <w:r>
        <w:rPr>
          <w:rFonts w:hint="cs"/>
          <w:rtl/>
        </w:rPr>
        <w:t>ההמשך</w:t>
      </w:r>
      <w:r>
        <w:rPr>
          <w:rtl/>
        </w:rPr>
        <w:t xml:space="preserve"> </w:t>
      </w:r>
      <w:r>
        <w:rPr>
          <w:rFonts w:hint="cs"/>
          <w:rtl/>
        </w:rPr>
        <w:t>אבל</w:t>
      </w:r>
      <w:r>
        <w:rPr>
          <w:rtl/>
        </w:rPr>
        <w:t xml:space="preserve"> </w:t>
      </w:r>
      <w:r>
        <w:rPr>
          <w:rFonts w:hint="cs"/>
          <w:rtl/>
        </w:rPr>
        <w:t>תבדוק</w:t>
      </w:r>
      <w:r>
        <w:rPr>
          <w:rtl/>
        </w:rPr>
        <w:t xml:space="preserve"> </w:t>
      </w:r>
      <w:r>
        <w:rPr>
          <w:rFonts w:hint="cs"/>
          <w:rtl/>
        </w:rPr>
        <w:t>ותעדכן</w:t>
      </w:r>
      <w:r>
        <w:rPr>
          <w:rtl/>
        </w:rPr>
        <w:t xml:space="preserve"> </w:t>
      </w:r>
      <w:r>
        <w:rPr>
          <w:rFonts w:hint="cs"/>
          <w:rtl/>
        </w:rPr>
        <w:t>בהתאם</w:t>
      </w:r>
    </w:p>
  </w:comment>
  <w:comment w:id="3" w:author="Dvora Toledano-kitai" w:date="2025-08-05T12:44:00Z" w:initials="DT">
    <w:p w14:paraId="4C80AA53" w14:textId="02C44353" w:rsidR="00A44536" w:rsidRDefault="00A44536" w:rsidP="00A44536">
      <w:pPr>
        <w:pStyle w:val="af5"/>
      </w:pPr>
      <w:r>
        <w:rPr>
          <w:rStyle w:val="af4"/>
        </w:rPr>
        <w:annotationRef/>
      </w:r>
      <w:r>
        <w:rPr>
          <w:rFonts w:hint="cs"/>
          <w:rtl/>
        </w:rPr>
        <w:t>למה</w:t>
      </w:r>
      <w:r>
        <w:rPr>
          <w:rtl/>
        </w:rPr>
        <w:t xml:space="preserve"> </w:t>
      </w:r>
      <w:r>
        <w:rPr>
          <w:rFonts w:hint="cs"/>
          <w:rtl/>
        </w:rPr>
        <w:t>מתייחס</w:t>
      </w:r>
      <w:r>
        <w:rPr>
          <w:rtl/>
        </w:rPr>
        <w:t xml:space="preserve"> </w:t>
      </w:r>
      <w:r>
        <w:rPr>
          <w:rFonts w:hint="cs"/>
          <w:rtl/>
        </w:rPr>
        <w:t>מספר</w:t>
      </w:r>
      <w:r>
        <w:rPr>
          <w:rtl/>
        </w:rPr>
        <w:t xml:space="preserve"> </w:t>
      </w:r>
      <w:r>
        <w:rPr>
          <w:rFonts w:hint="cs"/>
          <w:rtl/>
        </w:rPr>
        <w:t>הסעיף</w:t>
      </w:r>
      <w:r>
        <w:rPr>
          <w:rtl/>
        </w:rPr>
        <w:t xml:space="preserve"> (3) </w:t>
      </w:r>
      <w:r>
        <w:rPr>
          <w:rFonts w:hint="cs"/>
          <w:rtl/>
        </w:rPr>
        <w:t>כאן</w:t>
      </w:r>
      <w:r>
        <w:t>?</w:t>
      </w:r>
    </w:p>
    <w:p w14:paraId="2A97BCB4" w14:textId="77777777" w:rsidR="00A44536" w:rsidRDefault="00A44536" w:rsidP="00A44536">
      <w:pPr>
        <w:pStyle w:val="af5"/>
        <w:rPr>
          <w:rtl/>
        </w:rPr>
      </w:pPr>
      <w:r>
        <w:rPr>
          <w:rFonts w:hint="cs"/>
          <w:rtl/>
        </w:rPr>
        <w:t>האם</w:t>
      </w:r>
      <w:r>
        <w:rPr>
          <w:rtl/>
        </w:rPr>
        <w:t xml:space="preserve"> </w:t>
      </w:r>
      <w:r>
        <w:rPr>
          <w:rFonts w:hint="cs"/>
          <w:rtl/>
        </w:rPr>
        <w:t>ל</w:t>
      </w:r>
      <w:r>
        <w:rPr>
          <w:rtl/>
        </w:rPr>
        <w:t xml:space="preserve">- </w:t>
      </w:r>
      <w:r>
        <w:rPr>
          <w:rFonts w:hint="cs"/>
          <w:rtl/>
        </w:rPr>
        <w:t>שלב</w:t>
      </w:r>
      <w:r>
        <w:rPr>
          <w:rtl/>
        </w:rPr>
        <w:t xml:space="preserve"> 3 </w:t>
      </w:r>
      <w:r>
        <w:rPr>
          <w:rFonts w:hint="cs"/>
          <w:rtl/>
        </w:rPr>
        <w:t>שממשיך</w:t>
      </w:r>
      <w:r>
        <w:rPr>
          <w:rtl/>
        </w:rPr>
        <w:t xml:space="preserve"> </w:t>
      </w:r>
      <w:r>
        <w:rPr>
          <w:rFonts w:hint="cs"/>
          <w:rtl/>
        </w:rPr>
        <w:t>שלבים</w:t>
      </w:r>
      <w:r>
        <w:rPr>
          <w:rtl/>
        </w:rPr>
        <w:t xml:space="preserve"> </w:t>
      </w:r>
      <w:r>
        <w:rPr>
          <w:rFonts w:hint="cs"/>
          <w:rtl/>
        </w:rPr>
        <w:t>קודמים</w:t>
      </w:r>
      <w:r>
        <w:rPr>
          <w:rtl/>
        </w:rPr>
        <w:t xml:space="preserve">? </w:t>
      </w:r>
      <w:r>
        <w:rPr>
          <w:rFonts w:hint="cs"/>
          <w:rtl/>
        </w:rPr>
        <w:t>זה</w:t>
      </w:r>
      <w:r>
        <w:rPr>
          <w:rtl/>
        </w:rPr>
        <w:t xml:space="preserve"> </w:t>
      </w:r>
      <w:r>
        <w:rPr>
          <w:rFonts w:hint="cs"/>
          <w:rtl/>
        </w:rPr>
        <w:t>לא</w:t>
      </w:r>
      <w:r>
        <w:rPr>
          <w:rtl/>
        </w:rPr>
        <w:t xml:space="preserve"> </w:t>
      </w:r>
      <w:r>
        <w:rPr>
          <w:rFonts w:hint="cs"/>
          <w:rtl/>
        </w:rPr>
        <w:t>ברור</w:t>
      </w:r>
      <w:r>
        <w:t>...</w:t>
      </w:r>
    </w:p>
  </w:comment>
  <w:comment w:id="4" w:author="Orel Damti" w:date="2025-08-10T23:02:00Z" w:initials="OD">
    <w:p w14:paraId="78C32393" w14:textId="77777777" w:rsidR="009A331A" w:rsidRDefault="009A331A" w:rsidP="009A331A">
      <w:pPr>
        <w:pStyle w:val="af5"/>
        <w:bidi/>
        <w:jc w:val="right"/>
      </w:pPr>
      <w:r>
        <w:rPr>
          <w:rStyle w:val="af4"/>
        </w:rPr>
        <w:annotationRef/>
      </w:r>
      <w:r>
        <w:rPr>
          <w:rFonts w:hint="cs"/>
          <w:rtl/>
        </w:rPr>
        <w:t>כן</w:t>
      </w:r>
    </w:p>
  </w:comment>
  <w:comment w:id="5" w:author="Dvora Toledano-kitai" w:date="2025-10-04T11:13:00Z" w:initials="DT">
    <w:p w14:paraId="35555E32" w14:textId="77777777" w:rsidR="00034A7D" w:rsidRDefault="00034A7D" w:rsidP="00034A7D">
      <w:pPr>
        <w:pStyle w:val="af5"/>
      </w:pPr>
      <w:r>
        <w:rPr>
          <w:rStyle w:val="af4"/>
        </w:rPr>
        <w:annotationRef/>
      </w:r>
      <w:r>
        <w:t xml:space="preserve"> </w:t>
      </w:r>
      <w:r>
        <w:rPr>
          <w:rFonts w:hint="cs"/>
          <w:rtl/>
        </w:rPr>
        <w:t>אם</w:t>
      </w:r>
      <w:r>
        <w:rPr>
          <w:rtl/>
        </w:rPr>
        <w:t xml:space="preserve"> </w:t>
      </w:r>
      <w:r>
        <w:rPr>
          <w:rFonts w:hint="cs"/>
          <w:rtl/>
        </w:rPr>
        <w:t>כן</w:t>
      </w:r>
      <w:r>
        <w:rPr>
          <w:rtl/>
        </w:rPr>
        <w:t xml:space="preserve"> </w:t>
      </w:r>
      <w:r>
        <w:rPr>
          <w:rFonts w:hint="cs"/>
          <w:rtl/>
        </w:rPr>
        <w:t>אז</w:t>
      </w:r>
      <w:r>
        <w:rPr>
          <w:rtl/>
        </w:rPr>
        <w:t xml:space="preserve"> </w:t>
      </w:r>
      <w:r>
        <w:rPr>
          <w:rFonts w:hint="cs"/>
          <w:rtl/>
        </w:rPr>
        <w:t>האם</w:t>
      </w:r>
      <w:r>
        <w:rPr>
          <w:rtl/>
        </w:rPr>
        <w:t xml:space="preserve"> </w:t>
      </w:r>
      <w:r>
        <w:rPr>
          <w:rFonts w:hint="cs"/>
          <w:rtl/>
        </w:rPr>
        <w:t>זה</w:t>
      </w:r>
      <w:r>
        <w:rPr>
          <w:rtl/>
        </w:rPr>
        <w:t xml:space="preserve"> </w:t>
      </w:r>
      <w:r>
        <w:rPr>
          <w:rFonts w:hint="cs"/>
          <w:rtl/>
        </w:rPr>
        <w:t>אומר</w:t>
      </w:r>
      <w:r>
        <w:rPr>
          <w:rtl/>
        </w:rPr>
        <w:t xml:space="preserve"> </w:t>
      </w:r>
      <w:r>
        <w:rPr>
          <w:rFonts w:hint="cs"/>
          <w:rtl/>
        </w:rPr>
        <w:t>שזה</w:t>
      </w:r>
      <w:r>
        <w:rPr>
          <w:rtl/>
        </w:rPr>
        <w:t xml:space="preserve"> </w:t>
      </w:r>
      <w:r>
        <w:rPr>
          <w:rFonts w:hint="cs"/>
          <w:rtl/>
        </w:rPr>
        <w:t>שלב</w:t>
      </w:r>
      <w:r>
        <w:rPr>
          <w:rtl/>
        </w:rPr>
        <w:t xml:space="preserve"> 3? </w:t>
      </w:r>
      <w:r>
        <w:rPr>
          <w:rFonts w:hint="cs"/>
          <w:rtl/>
        </w:rPr>
        <w:t>אם</w:t>
      </w:r>
      <w:r>
        <w:rPr>
          <w:rtl/>
        </w:rPr>
        <w:t xml:space="preserve"> </w:t>
      </w:r>
      <w:r>
        <w:rPr>
          <w:rFonts w:hint="cs"/>
          <w:rtl/>
        </w:rPr>
        <w:t>ככה</w:t>
      </w:r>
      <w:r>
        <w:rPr>
          <w:rtl/>
        </w:rPr>
        <w:t xml:space="preserve"> </w:t>
      </w:r>
      <w:r>
        <w:rPr>
          <w:rFonts w:hint="cs"/>
          <w:rtl/>
        </w:rPr>
        <w:t>אמורה</w:t>
      </w:r>
      <w:r>
        <w:rPr>
          <w:rtl/>
        </w:rPr>
        <w:t xml:space="preserve"> </w:t>
      </w:r>
      <w:r>
        <w:rPr>
          <w:rFonts w:hint="cs"/>
          <w:rtl/>
        </w:rPr>
        <w:t>להיות</w:t>
      </w:r>
      <w:r>
        <w:rPr>
          <w:rtl/>
        </w:rPr>
        <w:t xml:space="preserve"> </w:t>
      </w:r>
      <w:r>
        <w:rPr>
          <w:rFonts w:hint="cs"/>
          <w:rtl/>
        </w:rPr>
        <w:t>כותרת</w:t>
      </w:r>
      <w:r>
        <w:rPr>
          <w:rtl/>
        </w:rPr>
        <w:t xml:space="preserve"> </w:t>
      </w:r>
      <w:r>
        <w:rPr>
          <w:rFonts w:hint="cs"/>
          <w:rtl/>
        </w:rPr>
        <w:t>מתאימה</w:t>
      </w:r>
      <w:r>
        <w:rPr>
          <w:rtl/>
        </w:rPr>
        <w:t xml:space="preserve"> </w:t>
      </w:r>
      <w:r>
        <w:rPr>
          <w:rFonts w:hint="cs"/>
          <w:rtl/>
        </w:rPr>
        <w:t>ולא</w:t>
      </w:r>
      <w:r>
        <w:rPr>
          <w:rtl/>
        </w:rPr>
        <w:t xml:space="preserve"> </w:t>
      </w:r>
      <w:r>
        <w:rPr>
          <w:rFonts w:hint="cs"/>
          <w:rtl/>
        </w:rPr>
        <w:t>רק</w:t>
      </w:r>
      <w:r>
        <w:rPr>
          <w:rtl/>
        </w:rPr>
        <w:t xml:space="preserve"> </w:t>
      </w:r>
      <w:r>
        <w:rPr>
          <w:rFonts w:hint="cs"/>
          <w:rtl/>
        </w:rPr>
        <w:t>מספר</w:t>
      </w:r>
      <w:r>
        <w:rPr>
          <w:rtl/>
        </w:rPr>
        <w:t xml:space="preserve"> 3</w:t>
      </w:r>
      <w:r>
        <w:t>.</w:t>
      </w:r>
    </w:p>
    <w:p w14:paraId="270B758A" w14:textId="77777777" w:rsidR="00034A7D" w:rsidRDefault="00034A7D" w:rsidP="00034A7D">
      <w:pPr>
        <w:pStyle w:val="af5"/>
      </w:pPr>
      <w:r>
        <w:rPr>
          <w:rFonts w:hint="cs"/>
          <w:rtl/>
        </w:rPr>
        <w:t>כמו</w:t>
      </w:r>
      <w:r>
        <w:rPr>
          <w:rtl/>
        </w:rPr>
        <w:t xml:space="preserve"> </w:t>
      </w:r>
      <w:r>
        <w:rPr>
          <w:rFonts w:hint="cs"/>
          <w:rtl/>
        </w:rPr>
        <w:t>כן</w:t>
      </w:r>
      <w:r>
        <w:rPr>
          <w:rtl/>
        </w:rPr>
        <w:t xml:space="preserve"> </w:t>
      </w:r>
      <w:r>
        <w:rPr>
          <w:rFonts w:hint="cs"/>
          <w:rtl/>
        </w:rPr>
        <w:t>יש</w:t>
      </w:r>
      <w:r>
        <w:rPr>
          <w:rtl/>
        </w:rPr>
        <w:t xml:space="preserve"> </w:t>
      </w:r>
      <w:r>
        <w:rPr>
          <w:rFonts w:hint="cs"/>
          <w:rtl/>
        </w:rPr>
        <w:t>ליישר</w:t>
      </w:r>
      <w:r>
        <w:rPr>
          <w:rtl/>
        </w:rPr>
        <w:t xml:space="preserve"> </w:t>
      </w:r>
      <w:r>
        <w:rPr>
          <w:rFonts w:hint="cs"/>
          <w:rtl/>
        </w:rPr>
        <w:t>את</w:t>
      </w:r>
      <w:r>
        <w:rPr>
          <w:rtl/>
        </w:rPr>
        <w:t xml:space="preserve"> </w:t>
      </w:r>
      <w:r>
        <w:rPr>
          <w:rFonts w:hint="cs"/>
          <w:rtl/>
        </w:rPr>
        <w:t>הטקסט</w:t>
      </w:r>
      <w:r>
        <w:rPr>
          <w:rtl/>
        </w:rPr>
        <w:t xml:space="preserve"> </w:t>
      </w:r>
      <w:r>
        <w:rPr>
          <w:rFonts w:hint="cs"/>
          <w:rtl/>
        </w:rPr>
        <w:t>שמאלה</w:t>
      </w:r>
      <w:r>
        <w:rPr>
          <w:rtl/>
        </w:rPr>
        <w:t xml:space="preserve"> </w:t>
      </w:r>
      <w:r>
        <w:rPr>
          <w:rFonts w:hint="cs"/>
          <w:rtl/>
        </w:rPr>
        <w:t>כדי</w:t>
      </w:r>
      <w:r>
        <w:rPr>
          <w:rtl/>
        </w:rPr>
        <w:t xml:space="preserve"> </w:t>
      </w:r>
      <w:r>
        <w:rPr>
          <w:rFonts w:hint="cs"/>
          <w:rtl/>
        </w:rPr>
        <w:t>שיהיה</w:t>
      </w:r>
      <w:r>
        <w:rPr>
          <w:rtl/>
        </w:rPr>
        <w:t xml:space="preserve"> </w:t>
      </w:r>
      <w:r>
        <w:rPr>
          <w:rFonts w:hint="cs"/>
          <w:rtl/>
        </w:rPr>
        <w:t>בקו</w:t>
      </w:r>
      <w:r>
        <w:rPr>
          <w:rtl/>
        </w:rPr>
        <w:t xml:space="preserve"> </w:t>
      </w:r>
      <w:r>
        <w:rPr>
          <w:rFonts w:hint="cs"/>
          <w:rtl/>
        </w:rPr>
        <w:t>ישר</w:t>
      </w:r>
      <w:r>
        <w:rPr>
          <w:rtl/>
        </w:rPr>
        <w:t xml:space="preserve"> </w:t>
      </w:r>
      <w:r>
        <w:rPr>
          <w:rFonts w:hint="cs"/>
          <w:rtl/>
        </w:rPr>
        <w:t>עם</w:t>
      </w:r>
      <w:r>
        <w:rPr>
          <w:rtl/>
        </w:rPr>
        <w:t xml:space="preserve"> </w:t>
      </w:r>
      <w:r>
        <w:rPr>
          <w:rFonts w:hint="cs"/>
          <w:rtl/>
        </w:rPr>
        <w:t>שלב</w:t>
      </w:r>
      <w:r>
        <w:rPr>
          <w:rtl/>
        </w:rPr>
        <w:t xml:space="preserve">  1 </w:t>
      </w:r>
      <w:r>
        <w:rPr>
          <w:rFonts w:hint="cs"/>
          <w:rtl/>
        </w:rPr>
        <w:t>ושלב</w:t>
      </w:r>
      <w:r>
        <w:rPr>
          <w:rtl/>
        </w:rPr>
        <w:t xml:space="preserve"> 2</w:t>
      </w:r>
    </w:p>
    <w:p w14:paraId="73B42932" w14:textId="77777777" w:rsidR="00034A7D" w:rsidRDefault="00034A7D" w:rsidP="00034A7D">
      <w:pPr>
        <w:pStyle w:val="af5"/>
      </w:pPr>
    </w:p>
  </w:comment>
  <w:comment w:id="6" w:author="Dvora Toledano-kitai" w:date="2025-10-04T11:16:00Z" w:initials="DT">
    <w:p w14:paraId="5AB57A47" w14:textId="77777777" w:rsidR="00683BD2" w:rsidRDefault="00683BD2" w:rsidP="00683BD2">
      <w:pPr>
        <w:pStyle w:val="af5"/>
      </w:pPr>
      <w:r>
        <w:rPr>
          <w:rStyle w:val="af4"/>
        </w:rPr>
        <w:annotationRef/>
      </w:r>
      <w:r>
        <w:rPr>
          <w:rFonts w:hint="cs"/>
          <w:rtl/>
        </w:rPr>
        <w:t>למה</w:t>
      </w:r>
      <w:r>
        <w:rPr>
          <w:rtl/>
        </w:rPr>
        <w:t xml:space="preserve"> </w:t>
      </w:r>
      <w:r>
        <w:rPr>
          <w:rFonts w:hint="cs"/>
          <w:rtl/>
        </w:rPr>
        <w:t>יש</w:t>
      </w:r>
      <w:r>
        <w:rPr>
          <w:rtl/>
        </w:rPr>
        <w:t xml:space="preserve"> </w:t>
      </w:r>
      <w:r>
        <w:rPr>
          <w:rFonts w:hint="cs"/>
          <w:rtl/>
        </w:rPr>
        <w:t>הדגשה</w:t>
      </w:r>
      <w:r>
        <w:rPr>
          <w:rtl/>
        </w:rPr>
        <w:t xml:space="preserve"> </w:t>
      </w:r>
      <w:r>
        <w:rPr>
          <w:rFonts w:hint="cs"/>
          <w:rtl/>
        </w:rPr>
        <w:t>בצהוב</w:t>
      </w:r>
      <w:r>
        <w:t>?</w:t>
      </w:r>
    </w:p>
  </w:comment>
  <w:comment w:id="7" w:author="Dvora Toledano-kitai" w:date="2025-10-04T11:26:00Z" w:initials="DT">
    <w:p w14:paraId="1970D167" w14:textId="77777777" w:rsidR="005427CB" w:rsidRDefault="005427CB" w:rsidP="005427CB">
      <w:pPr>
        <w:pStyle w:val="af5"/>
      </w:pPr>
      <w:r>
        <w:rPr>
          <w:rStyle w:val="af4"/>
        </w:rPr>
        <w:annotationRef/>
      </w:r>
      <w:r>
        <w:rPr>
          <w:rFonts w:hint="cs"/>
          <w:rtl/>
        </w:rPr>
        <w:t>צריך</w:t>
      </w:r>
      <w:r>
        <w:rPr>
          <w:rtl/>
        </w:rPr>
        <w:t xml:space="preserve"> </w:t>
      </w:r>
      <w:r>
        <w:rPr>
          <w:rFonts w:hint="cs"/>
          <w:rtl/>
        </w:rPr>
        <w:t>ליישר</w:t>
      </w:r>
      <w:r>
        <w:rPr>
          <w:rtl/>
        </w:rPr>
        <w:t xml:space="preserve"> </w:t>
      </w:r>
      <w:r>
        <w:rPr>
          <w:rFonts w:hint="cs"/>
          <w:rtl/>
        </w:rPr>
        <w:t>כך</w:t>
      </w:r>
      <w:r>
        <w:rPr>
          <w:rtl/>
        </w:rPr>
        <w:t xml:space="preserve"> </w:t>
      </w:r>
      <w:r>
        <w:rPr>
          <w:rFonts w:hint="cs"/>
          <w:rtl/>
        </w:rPr>
        <w:t>שיהיה</w:t>
      </w:r>
      <w:r>
        <w:rPr>
          <w:rtl/>
        </w:rPr>
        <w:t xml:space="preserve"> </w:t>
      </w:r>
      <w:r>
        <w:rPr>
          <w:rFonts w:hint="cs"/>
          <w:rtl/>
        </w:rPr>
        <w:t>מתחת</w:t>
      </w:r>
      <w:r>
        <w:rPr>
          <w:rtl/>
        </w:rPr>
        <w:t xml:space="preserve"> </w:t>
      </w:r>
      <w:r>
        <w:rPr>
          <w:rFonts w:hint="cs"/>
          <w:rtl/>
        </w:rPr>
        <w:t>ל</w:t>
      </w:r>
      <w:r>
        <w:rPr>
          <w:rtl/>
        </w:rPr>
        <w:t xml:space="preserve"> 5.5.1</w:t>
      </w:r>
    </w:p>
  </w:comment>
  <w:comment w:id="8" w:author="Orel Damti" w:date="2025-10-04T20:08:00Z" w:initials="OD">
    <w:p w14:paraId="1EF6B342" w14:textId="77777777" w:rsidR="00B71E6E" w:rsidRDefault="00B71E6E" w:rsidP="00B71E6E">
      <w:pPr>
        <w:pStyle w:val="af5"/>
        <w:bidi/>
        <w:jc w:val="right"/>
      </w:pPr>
      <w:r>
        <w:rPr>
          <w:rStyle w:val="af4"/>
        </w:rPr>
        <w:annotationRef/>
      </w:r>
      <w:r>
        <w:rPr>
          <w:rFonts w:hint="cs"/>
          <w:rtl/>
        </w:rPr>
        <w:t>בוצע</w:t>
      </w:r>
    </w:p>
  </w:comment>
  <w:comment w:id="10" w:author="Dvora Toledano-kitai" w:date="2025-10-04T11:27:00Z" w:initials="DT">
    <w:p w14:paraId="2FB1DF5B" w14:textId="67C7CA1D" w:rsidR="001C4E1E" w:rsidRDefault="001C4E1E" w:rsidP="001C4E1E">
      <w:pPr>
        <w:pStyle w:val="af5"/>
      </w:pPr>
      <w:r>
        <w:rPr>
          <w:rStyle w:val="af4"/>
        </w:rPr>
        <w:annotationRef/>
      </w:r>
      <w:r>
        <w:rPr>
          <w:rFonts w:hint="cs"/>
          <w:rtl/>
        </w:rPr>
        <w:t>צריך</w:t>
      </w:r>
      <w:r>
        <w:rPr>
          <w:rtl/>
        </w:rPr>
        <w:t xml:space="preserve"> </w:t>
      </w:r>
      <w:r>
        <w:rPr>
          <w:rFonts w:hint="cs"/>
          <w:rtl/>
        </w:rPr>
        <w:t>ליישר</w:t>
      </w:r>
      <w:r>
        <w:rPr>
          <w:rtl/>
        </w:rPr>
        <w:t xml:space="preserve"> </w:t>
      </w:r>
      <w:r>
        <w:rPr>
          <w:rFonts w:hint="cs"/>
          <w:rtl/>
        </w:rPr>
        <w:t>שיהיה</w:t>
      </w:r>
      <w:r>
        <w:rPr>
          <w:rtl/>
        </w:rPr>
        <w:t xml:space="preserve"> </w:t>
      </w:r>
      <w:r>
        <w:rPr>
          <w:rFonts w:hint="cs"/>
          <w:rtl/>
        </w:rPr>
        <w:t>באותו</w:t>
      </w:r>
      <w:r>
        <w:rPr>
          <w:rtl/>
        </w:rPr>
        <w:t xml:space="preserve"> </w:t>
      </w:r>
      <w:r>
        <w:rPr>
          <w:rFonts w:hint="cs"/>
          <w:rtl/>
        </w:rPr>
        <w:t>קו</w:t>
      </w:r>
      <w:r>
        <w:rPr>
          <w:rtl/>
        </w:rPr>
        <w:t xml:space="preserve"> </w:t>
      </w:r>
      <w:r>
        <w:rPr>
          <w:rFonts w:hint="cs"/>
          <w:rtl/>
        </w:rPr>
        <w:t>של</w:t>
      </w:r>
      <w:r>
        <w:rPr>
          <w:rtl/>
        </w:rPr>
        <w:t xml:space="preserve"> 5.5.2.3</w:t>
      </w:r>
    </w:p>
  </w:comment>
  <w:comment w:id="11" w:author="Orel Damti" w:date="2025-10-04T20:04:00Z" w:initials="OD">
    <w:p w14:paraId="74E53673" w14:textId="77777777" w:rsidR="00E50883" w:rsidRDefault="00E50883" w:rsidP="00E50883">
      <w:pPr>
        <w:pStyle w:val="af5"/>
        <w:bidi/>
        <w:jc w:val="right"/>
      </w:pPr>
      <w:r>
        <w:rPr>
          <w:rStyle w:val="af4"/>
        </w:rPr>
        <w:annotationRef/>
      </w:r>
      <w:r>
        <w:rPr>
          <w:rFonts w:hint="cs"/>
          <w:rtl/>
        </w:rPr>
        <w:t>בוצע</w:t>
      </w:r>
    </w:p>
  </w:comment>
  <w:comment w:id="13" w:author="Dvora Toledano-kitai" w:date="2025-10-04T11:29:00Z" w:initials="DT">
    <w:p w14:paraId="0AB44713" w14:textId="6386FE30" w:rsidR="00AC5C89" w:rsidRDefault="00AC5C89" w:rsidP="00AC5C89">
      <w:pPr>
        <w:pStyle w:val="af5"/>
      </w:pPr>
      <w:r>
        <w:rPr>
          <w:rStyle w:val="af4"/>
        </w:rPr>
        <w:annotationRef/>
      </w:r>
      <w:r>
        <w:rPr>
          <w:rFonts w:hint="cs"/>
          <w:rtl/>
        </w:rPr>
        <w:t>נראה</w:t>
      </w:r>
      <w:r>
        <w:rPr>
          <w:rtl/>
        </w:rPr>
        <w:t xml:space="preserve"> </w:t>
      </w:r>
      <w:r>
        <w:rPr>
          <w:rFonts w:hint="cs"/>
          <w:rtl/>
        </w:rPr>
        <w:t>לי</w:t>
      </w:r>
      <w:r>
        <w:rPr>
          <w:rtl/>
        </w:rPr>
        <w:t xml:space="preserve"> </w:t>
      </w:r>
      <w:r>
        <w:rPr>
          <w:rFonts w:hint="cs"/>
          <w:rtl/>
        </w:rPr>
        <w:t>שמה</w:t>
      </w:r>
      <w:r>
        <w:rPr>
          <w:rtl/>
        </w:rPr>
        <w:t xml:space="preserve"> </w:t>
      </w:r>
      <w:r>
        <w:rPr>
          <w:rFonts w:hint="cs"/>
          <w:rtl/>
        </w:rPr>
        <w:t>שכתוב</w:t>
      </w:r>
      <w:r>
        <w:rPr>
          <w:rtl/>
        </w:rPr>
        <w:t xml:space="preserve"> </w:t>
      </w:r>
      <w:r>
        <w:rPr>
          <w:rFonts w:hint="cs"/>
          <w:rtl/>
        </w:rPr>
        <w:t>החל</w:t>
      </w:r>
      <w:r>
        <w:rPr>
          <w:rtl/>
        </w:rPr>
        <w:t xml:space="preserve"> </w:t>
      </w:r>
      <w:r>
        <w:rPr>
          <w:rFonts w:hint="cs"/>
          <w:rtl/>
        </w:rPr>
        <w:t>מכאן</w:t>
      </w:r>
      <w:r>
        <w:rPr>
          <w:rtl/>
        </w:rPr>
        <w:t xml:space="preserve"> </w:t>
      </w:r>
      <w:r>
        <w:rPr>
          <w:rFonts w:hint="cs"/>
          <w:rtl/>
        </w:rPr>
        <w:t>זה</w:t>
      </w:r>
      <w:r>
        <w:rPr>
          <w:rtl/>
        </w:rPr>
        <w:t xml:space="preserve"> </w:t>
      </w:r>
      <w:r>
        <w:rPr>
          <w:rFonts w:hint="cs"/>
          <w:rtl/>
        </w:rPr>
        <w:t>סיכום</w:t>
      </w:r>
      <w:r>
        <w:rPr>
          <w:rtl/>
        </w:rPr>
        <w:t xml:space="preserve"> </w:t>
      </w:r>
      <w:r>
        <w:rPr>
          <w:rFonts w:hint="cs"/>
          <w:rtl/>
        </w:rPr>
        <w:t>של</w:t>
      </w:r>
      <w:r>
        <w:rPr>
          <w:rtl/>
        </w:rPr>
        <w:t xml:space="preserve"> </w:t>
      </w:r>
      <w:r>
        <w:rPr>
          <w:rFonts w:hint="cs"/>
          <w:rtl/>
        </w:rPr>
        <w:t>התוצאות</w:t>
      </w:r>
      <w:r>
        <w:rPr>
          <w:rtl/>
        </w:rPr>
        <w:t xml:space="preserve">. </w:t>
      </w:r>
      <w:r>
        <w:rPr>
          <w:rFonts w:hint="cs"/>
          <w:rtl/>
        </w:rPr>
        <w:t>האם</w:t>
      </w:r>
      <w:r>
        <w:rPr>
          <w:rtl/>
        </w:rPr>
        <w:t xml:space="preserve"> </w:t>
      </w:r>
      <w:r>
        <w:rPr>
          <w:rFonts w:hint="cs"/>
          <w:rtl/>
        </w:rPr>
        <w:t>לכך</w:t>
      </w:r>
      <w:r>
        <w:rPr>
          <w:rtl/>
        </w:rPr>
        <w:t xml:space="preserve"> </w:t>
      </w:r>
      <w:r>
        <w:rPr>
          <w:rFonts w:hint="cs"/>
          <w:rtl/>
        </w:rPr>
        <w:t>התכוונת</w:t>
      </w:r>
      <w:r>
        <w:rPr>
          <w:rtl/>
        </w:rPr>
        <w:t xml:space="preserve">? </w:t>
      </w:r>
      <w:r>
        <w:rPr>
          <w:rFonts w:hint="cs"/>
          <w:rtl/>
        </w:rPr>
        <w:t>או</w:t>
      </w:r>
      <w:r>
        <w:rPr>
          <w:rtl/>
        </w:rPr>
        <w:t xml:space="preserve"> </w:t>
      </w:r>
      <w:r>
        <w:rPr>
          <w:rFonts w:hint="cs"/>
          <w:rtl/>
        </w:rPr>
        <w:t>שזה</w:t>
      </w:r>
      <w:r>
        <w:rPr>
          <w:rtl/>
        </w:rPr>
        <w:t xml:space="preserve"> </w:t>
      </w:r>
      <w:r>
        <w:rPr>
          <w:rFonts w:hint="cs"/>
          <w:rtl/>
        </w:rPr>
        <w:t>קשור</w:t>
      </w:r>
      <w:r>
        <w:rPr>
          <w:rtl/>
        </w:rPr>
        <w:t xml:space="preserve">  </w:t>
      </w:r>
      <w:r>
        <w:rPr>
          <w:rFonts w:hint="cs"/>
          <w:rtl/>
        </w:rPr>
        <w:t>לתת</w:t>
      </w:r>
      <w:r>
        <w:rPr>
          <w:rtl/>
        </w:rPr>
        <w:t xml:space="preserve"> </w:t>
      </w:r>
      <w:r>
        <w:rPr>
          <w:rFonts w:hint="cs"/>
          <w:rtl/>
        </w:rPr>
        <w:t>סעיף</w:t>
      </w:r>
      <w:r>
        <w:rPr>
          <w:rtl/>
        </w:rPr>
        <w:t xml:space="preserve"> 5.5.2.5</w:t>
      </w:r>
      <w:r>
        <w:t>?</w:t>
      </w:r>
      <w:r>
        <w:br/>
      </w:r>
      <w:r>
        <w:rPr>
          <w:rFonts w:hint="cs"/>
          <w:rtl/>
        </w:rPr>
        <w:t>אם</w:t>
      </w:r>
      <w:r>
        <w:rPr>
          <w:rtl/>
        </w:rPr>
        <w:t xml:space="preserve"> </w:t>
      </w:r>
      <w:r>
        <w:rPr>
          <w:rFonts w:hint="cs"/>
          <w:rtl/>
        </w:rPr>
        <w:t>זה</w:t>
      </w:r>
      <w:r>
        <w:rPr>
          <w:rtl/>
        </w:rPr>
        <w:t xml:space="preserve"> </w:t>
      </w:r>
      <w:r>
        <w:rPr>
          <w:rFonts w:hint="cs"/>
          <w:rtl/>
        </w:rPr>
        <w:t>סיכום</w:t>
      </w:r>
      <w:r>
        <w:rPr>
          <w:rtl/>
        </w:rPr>
        <w:t xml:space="preserve"> </w:t>
      </w:r>
      <w:r>
        <w:rPr>
          <w:rFonts w:hint="cs"/>
          <w:rtl/>
        </w:rPr>
        <w:t>של</w:t>
      </w:r>
      <w:r>
        <w:rPr>
          <w:rtl/>
        </w:rPr>
        <w:t xml:space="preserve"> </w:t>
      </w:r>
      <w:r>
        <w:rPr>
          <w:rFonts w:hint="cs"/>
          <w:rtl/>
        </w:rPr>
        <w:t>התוצאות</w:t>
      </w:r>
      <w:r>
        <w:rPr>
          <w:rtl/>
        </w:rPr>
        <w:t xml:space="preserve"> </w:t>
      </w:r>
      <w:r>
        <w:rPr>
          <w:rFonts w:hint="cs"/>
          <w:rtl/>
        </w:rPr>
        <w:t>צריך</w:t>
      </w:r>
      <w:r>
        <w:rPr>
          <w:rtl/>
        </w:rPr>
        <w:t xml:space="preserve"> </w:t>
      </w:r>
      <w:r>
        <w:rPr>
          <w:rFonts w:hint="cs"/>
          <w:rtl/>
        </w:rPr>
        <w:t>להוסיף</w:t>
      </w:r>
      <w:r>
        <w:rPr>
          <w:rtl/>
        </w:rPr>
        <w:t xml:space="preserve"> </w:t>
      </w:r>
      <w:r>
        <w:rPr>
          <w:rFonts w:hint="cs"/>
          <w:rtl/>
        </w:rPr>
        <w:t>כותרת</w:t>
      </w:r>
      <w:r>
        <w:rPr>
          <w:rtl/>
        </w:rPr>
        <w:t xml:space="preserve"> </w:t>
      </w:r>
      <w:r>
        <w:rPr>
          <w:rFonts w:hint="cs"/>
          <w:rtl/>
        </w:rPr>
        <w:t>קטנה</w:t>
      </w:r>
      <w:r>
        <w:rPr>
          <w:rtl/>
        </w:rPr>
        <w:t xml:space="preserve"> </w:t>
      </w:r>
      <w:r>
        <w:rPr>
          <w:rFonts w:hint="cs"/>
          <w:rtl/>
        </w:rPr>
        <w:t>או</w:t>
      </w:r>
      <w:r>
        <w:rPr>
          <w:rtl/>
        </w:rPr>
        <w:t xml:space="preserve"> </w:t>
      </w:r>
      <w:r>
        <w:rPr>
          <w:rFonts w:hint="cs"/>
          <w:rtl/>
        </w:rPr>
        <w:t>משפט</w:t>
      </w:r>
      <w:r>
        <w:rPr>
          <w:rtl/>
        </w:rPr>
        <w:t xml:space="preserve"> </w:t>
      </w:r>
      <w:r>
        <w:rPr>
          <w:rFonts w:hint="cs"/>
          <w:rtl/>
        </w:rPr>
        <w:t>מקשר</w:t>
      </w:r>
      <w:r>
        <w:rPr>
          <w:rtl/>
        </w:rPr>
        <w:t xml:space="preserve"> </w:t>
      </w:r>
      <w:r>
        <w:rPr>
          <w:rFonts w:hint="cs"/>
          <w:rtl/>
        </w:rPr>
        <w:t>שהקורא</w:t>
      </w:r>
      <w:r>
        <w:rPr>
          <w:rtl/>
        </w:rPr>
        <w:t xml:space="preserve"> </w:t>
      </w:r>
      <w:r>
        <w:rPr>
          <w:rFonts w:hint="cs"/>
          <w:rtl/>
        </w:rPr>
        <w:t>יבין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2EBFF3" w15:done="0"/>
  <w15:commentEx w15:paraId="2A97BCB4" w15:done="0"/>
  <w15:commentEx w15:paraId="78C32393" w15:paraIdParent="2A97BCB4" w15:done="0"/>
  <w15:commentEx w15:paraId="73B42932" w15:paraIdParent="2A97BCB4" w15:done="0"/>
  <w15:commentEx w15:paraId="5AB57A47" w15:done="0"/>
  <w15:commentEx w15:paraId="1970D167" w15:done="0"/>
  <w15:commentEx w15:paraId="1EF6B342" w15:paraIdParent="1970D167" w15:done="0"/>
  <w15:commentEx w15:paraId="2FB1DF5B" w15:done="0"/>
  <w15:commentEx w15:paraId="74E53673" w15:paraIdParent="2FB1DF5B" w15:done="0"/>
  <w15:commentEx w15:paraId="0AB447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BB8EEC" w16cex:dateUtc="2025-10-04T08:23:00Z"/>
  <w16cex:commentExtensible w16cex:durableId="756DC3C4" w16cex:dateUtc="2025-08-05T09:44:00Z"/>
  <w16cex:commentExtensible w16cex:durableId="3E95B5A3" w16cex:dateUtc="2025-08-10T20:02:00Z"/>
  <w16cex:commentExtensible w16cex:durableId="4546CE02" w16cex:dateUtc="2025-10-04T08:13:00Z"/>
  <w16cex:commentExtensible w16cex:durableId="1AE8348E" w16cex:dateUtc="2025-10-04T08:16:00Z"/>
  <w16cex:commentExtensible w16cex:durableId="1158DCF6" w16cex:dateUtc="2025-10-04T08:26:00Z">
    <w16cex:extLst>
      <w16:ext w16:uri="{CE6994B0-6A32-4C9F-8C6B-6E91EDA988CE}">
        <cr:reactions xmlns:cr="http://schemas.microsoft.com/office/comments/2020/reactions">
          <cr:reaction reactionType="1">
            <cr:reactionInfo dateUtc="2025-10-04T17:03:48Z">
              <cr:user userId="S::oreldamti1996@s.braude.ac.il::26e85317-baf7-4ce9-a1b7-7b501999da5b" userProvider="AD" userName="Orel Damti"/>
            </cr:reactionInfo>
          </cr:reaction>
        </cr:reactions>
      </w16:ext>
    </w16cex:extLst>
  </w16cex:commentExtensible>
  <w16cex:commentExtensible w16cex:durableId="71961DBE" w16cex:dateUtc="2025-10-04T17:08:00Z"/>
  <w16cex:commentExtensible w16cex:durableId="11AA31DE" w16cex:dateUtc="2025-10-04T08:27:00Z">
    <w16cex:extLst>
      <w16:ext w16:uri="{CE6994B0-6A32-4C9F-8C6B-6E91EDA988CE}">
        <cr:reactions xmlns:cr="http://schemas.microsoft.com/office/comments/2020/reactions">
          <cr:reaction reactionType="1">
            <cr:reactionInfo dateUtc="2025-10-04T17:05:02Z">
              <cr:user userId="S::oreldamti1996@s.braude.ac.il::26e85317-baf7-4ce9-a1b7-7b501999da5b" userProvider="AD" userName="Orel Damti"/>
            </cr:reactionInfo>
          </cr:reaction>
        </cr:reactions>
      </w16:ext>
    </w16cex:extLst>
  </w16cex:commentExtensible>
  <w16cex:commentExtensible w16cex:durableId="068A601A" w16cex:dateUtc="2025-10-04T17:04:00Z"/>
  <w16cex:commentExtensible w16cex:durableId="3A002B38" w16cex:dateUtc="2025-10-04T0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2EBFF3" w16cid:durableId="6ABB8EEC"/>
  <w16cid:commentId w16cid:paraId="2A97BCB4" w16cid:durableId="756DC3C4"/>
  <w16cid:commentId w16cid:paraId="78C32393" w16cid:durableId="3E95B5A3"/>
  <w16cid:commentId w16cid:paraId="73B42932" w16cid:durableId="4546CE02"/>
  <w16cid:commentId w16cid:paraId="5AB57A47" w16cid:durableId="1AE8348E"/>
  <w16cid:commentId w16cid:paraId="1970D167" w16cid:durableId="1158DCF6"/>
  <w16cid:commentId w16cid:paraId="1EF6B342" w16cid:durableId="71961DBE"/>
  <w16cid:commentId w16cid:paraId="2FB1DF5B" w16cid:durableId="11AA31DE"/>
  <w16cid:commentId w16cid:paraId="74E53673" w16cid:durableId="068A601A"/>
  <w16cid:commentId w16cid:paraId="0AB44713" w16cid:durableId="3A002B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1509E" w14:textId="77777777" w:rsidR="007D7DE5" w:rsidRDefault="007D7DE5" w:rsidP="00070677">
      <w:pPr>
        <w:spacing w:after="0" w:line="240" w:lineRule="auto"/>
      </w:pPr>
      <w:r>
        <w:separator/>
      </w:r>
    </w:p>
  </w:endnote>
  <w:endnote w:type="continuationSeparator" w:id="0">
    <w:p w14:paraId="59754942" w14:textId="77777777" w:rsidR="007D7DE5" w:rsidRDefault="007D7DE5" w:rsidP="00070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4275B" w14:textId="248DBB20" w:rsidR="00070677" w:rsidRDefault="001A4CCE">
    <w:pPr>
      <w:pStyle w:val="af1"/>
    </w:pPr>
    <w:r>
      <w:rPr>
        <w:noProof/>
      </w:rPr>
      <mc:AlternateContent>
        <mc:Choice Requires="wps">
          <w:drawing>
            <wp:anchor distT="0" distB="0" distL="0" distR="0" simplePos="0" relativeHeight="251662336" behindDoc="0" locked="0" layoutInCell="1" allowOverlap="1" wp14:anchorId="6C50937D" wp14:editId="1906855E">
              <wp:simplePos x="635" y="635"/>
              <wp:positionH relativeFrom="page">
                <wp:align>center</wp:align>
              </wp:positionH>
              <wp:positionV relativeFrom="page">
                <wp:align>bottom</wp:align>
              </wp:positionV>
              <wp:extent cx="459740" cy="370205"/>
              <wp:effectExtent l="0" t="0" r="16510" b="0"/>
              <wp:wrapNone/>
              <wp:docPr id="203763076" name="תיבת טקסט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2EF4E729" w14:textId="0454DEF3"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6C50937D" id="_x0000_t202" coordsize="21600,21600" o:spt="202" path="m,l,21600r21600,l21600,xe">
              <v:stroke joinstyle="miter"/>
              <v:path gradientshapeok="t" o:connecttype="rect"/>
            </v:shapetype>
            <v:shape id="תיבת טקסט 5" o:spid="_x0000_s1028" type="#_x0000_t202" alt="OFFICIAL" style="position:absolute;margin-left:0;margin-top:0;width:36.2pt;height:29.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" filled="f" stroked="f">
              <v:textbox style="mso-fit-shape-to-text:t" inset="0,0,0,15pt">
                <w:txbxContent>
                  <w:p w14:paraId="2EF4E729" w14:textId="0454DEF3"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E9EE5" w14:textId="1EC320C6" w:rsidR="00070677" w:rsidRDefault="001A4CCE">
    <w:pPr>
      <w:pStyle w:val="af1"/>
      <w:jc w:val="center"/>
    </w:pPr>
    <w:r>
      <w:rPr>
        <w:noProof/>
      </w:rPr>
      <mc:AlternateContent>
        <mc:Choice Requires="wps">
          <w:drawing>
            <wp:anchor distT="0" distB="0" distL="0" distR="0" simplePos="0" relativeHeight="251663360" behindDoc="0" locked="0" layoutInCell="1" allowOverlap="1" wp14:anchorId="3ECD1104" wp14:editId="6D7B755E">
              <wp:simplePos x="914400" y="9243060"/>
              <wp:positionH relativeFrom="page">
                <wp:align>center</wp:align>
              </wp:positionH>
              <wp:positionV relativeFrom="page">
                <wp:align>bottom</wp:align>
              </wp:positionV>
              <wp:extent cx="459740" cy="370205"/>
              <wp:effectExtent l="0" t="0" r="16510" b="0"/>
              <wp:wrapNone/>
              <wp:docPr id="811471816" name="תיבת טקסט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217D1849" w14:textId="57195E51"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3ECD1104" id="_x0000_t202" coordsize="21600,21600" o:spt="202" path="m,l,21600r21600,l21600,xe">
              <v:stroke joinstyle="miter"/>
              <v:path gradientshapeok="t" o:connecttype="rect"/>
            </v:shapetype>
            <v:shape id="תיבת טקסט 6" o:spid="_x0000_s1029" type="#_x0000_t202" alt="OFFICIAL" style="position:absolute;left:0;text-align:left;margin-left:0;margin-top:0;width:36.2pt;height:29.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" filled="f" stroked="f">
              <v:textbox style="mso-fit-shape-to-text:t" inset="0,0,0,15pt">
                <w:txbxContent>
                  <w:p w14:paraId="217D1849" w14:textId="57195E51"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v:textbox>
              <w10:wrap anchorx="page" anchory="page"/>
            </v:shape>
          </w:pict>
        </mc:Fallback>
      </mc:AlternateContent>
    </w:r>
    <w:sdt>
      <w:sdtPr>
        <w:id w:val="1556969351"/>
        <w:docPartObj>
          <w:docPartGallery w:val="Page Numbers (Bottom of Page)"/>
          <w:docPartUnique/>
        </w:docPartObj>
      </w:sdtPr>
      <w:sdtContent>
        <w:r w:rsidR="00070677">
          <w:fldChar w:fldCharType="begin"/>
        </w:r>
        <w:r w:rsidR="00070677">
          <w:instrText>PAGE   \* MERGEFORMAT</w:instrText>
        </w:r>
        <w:r w:rsidR="00070677">
          <w:fldChar w:fldCharType="separate"/>
        </w:r>
        <w:r w:rsidR="00070677">
          <w:rPr>
            <w:rtl/>
            <w:lang w:val="he-IL"/>
          </w:rPr>
          <w:t>2</w:t>
        </w:r>
        <w:r w:rsidR="00070677">
          <w:fldChar w:fldCharType="end"/>
        </w:r>
      </w:sdtContent>
    </w:sdt>
  </w:p>
  <w:p w14:paraId="649573EA" w14:textId="77777777" w:rsidR="00070677" w:rsidRDefault="00070677">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B9531" w14:textId="3F2C2247" w:rsidR="00070677" w:rsidRDefault="001A4CCE">
    <w:pPr>
      <w:pStyle w:val="af1"/>
    </w:pPr>
    <w:r>
      <w:rPr>
        <w:noProof/>
      </w:rPr>
      <mc:AlternateContent>
        <mc:Choice Requires="wps">
          <w:drawing>
            <wp:anchor distT="0" distB="0" distL="0" distR="0" simplePos="0" relativeHeight="251661312" behindDoc="0" locked="0" layoutInCell="1" allowOverlap="1" wp14:anchorId="1B2BC6ED" wp14:editId="65E253D5">
              <wp:simplePos x="635" y="635"/>
              <wp:positionH relativeFrom="page">
                <wp:align>center</wp:align>
              </wp:positionH>
              <wp:positionV relativeFrom="page">
                <wp:align>bottom</wp:align>
              </wp:positionV>
              <wp:extent cx="459740" cy="370205"/>
              <wp:effectExtent l="0" t="0" r="16510" b="0"/>
              <wp:wrapNone/>
              <wp:docPr id="834339627" name="תיבת טקסט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118B24B3" w14:textId="220BAC6A"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B2BC6ED" id="_x0000_t202" coordsize="21600,21600" o:spt="202" path="m,l,21600r21600,l21600,xe">
              <v:stroke joinstyle="miter"/>
              <v:path gradientshapeok="t" o:connecttype="rect"/>
            </v:shapetype>
            <v:shape id="תיבת טקסט 4" o:spid="_x0000_s1031" type="#_x0000_t202" alt="OFFICIAL" style="position:absolute;margin-left:0;margin-top:0;width:36.2pt;height:29.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" filled="f" stroked="f">
              <v:textbox style="mso-fit-shape-to-text:t" inset="0,0,0,15pt">
                <w:txbxContent>
                  <w:p w14:paraId="118B24B3" w14:textId="220BAC6A"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002AC" w14:textId="77777777" w:rsidR="007D7DE5" w:rsidRDefault="007D7DE5" w:rsidP="00070677">
      <w:pPr>
        <w:spacing w:after="0" w:line="240" w:lineRule="auto"/>
      </w:pPr>
      <w:r>
        <w:separator/>
      </w:r>
    </w:p>
  </w:footnote>
  <w:footnote w:type="continuationSeparator" w:id="0">
    <w:p w14:paraId="1D5E7544" w14:textId="77777777" w:rsidR="007D7DE5" w:rsidRDefault="007D7DE5" w:rsidP="000706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C526A" w14:textId="06046CB8" w:rsidR="00070677" w:rsidRDefault="001A4CCE">
    <w:pPr>
      <w:pStyle w:val="af"/>
    </w:pPr>
    <w:r>
      <w:rPr>
        <w:noProof/>
      </w:rPr>
      <mc:AlternateContent>
        <mc:Choice Requires="wps">
          <w:drawing>
            <wp:anchor distT="0" distB="0" distL="0" distR="0" simplePos="0" relativeHeight="251659264" behindDoc="0" locked="0" layoutInCell="1" allowOverlap="1" wp14:anchorId="72CB8E88" wp14:editId="73F4692C">
              <wp:simplePos x="635" y="635"/>
              <wp:positionH relativeFrom="page">
                <wp:align>center</wp:align>
              </wp:positionH>
              <wp:positionV relativeFrom="page">
                <wp:align>top</wp:align>
              </wp:positionV>
              <wp:extent cx="459740" cy="370205"/>
              <wp:effectExtent l="0" t="0" r="16510" b="10795"/>
              <wp:wrapNone/>
              <wp:docPr id="493600820" name="תיבת טקסט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6D26C81F" w14:textId="03D83CAF"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2CB8E88" id="_x0000_t202" coordsize="21600,21600" o:spt="202" path="m,l,21600r21600,l21600,xe">
              <v:stroke joinstyle="miter"/>
              <v:path gradientshapeok="t" o:connecttype="rect"/>
            </v:shapetype>
            <v:shape id="תיבת טקסט 2" o:spid="_x0000_s1026" type="#_x0000_t202" alt="OFFICIAL" style="position:absolute;margin-left:0;margin-top:0;width:36.2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" filled="f" stroked="f">
              <v:textbox style="mso-fit-shape-to-text:t" inset="0,15pt,0,0">
                <w:txbxContent>
                  <w:p w14:paraId="6D26C81F" w14:textId="03D83CAF"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D0B7" w14:textId="2B957E8D" w:rsidR="00070677" w:rsidRDefault="001A4CCE">
    <w:pPr>
      <w:pStyle w:val="af"/>
    </w:pPr>
    <w:r>
      <w:rPr>
        <w:noProof/>
      </w:rPr>
      <mc:AlternateContent>
        <mc:Choice Requires="wps">
          <w:drawing>
            <wp:anchor distT="0" distB="0" distL="0" distR="0" simplePos="0" relativeHeight="251660288" behindDoc="0" locked="0" layoutInCell="1" allowOverlap="1" wp14:anchorId="2124AAF6" wp14:editId="4B24FE47">
              <wp:simplePos x="914400" y="457200"/>
              <wp:positionH relativeFrom="page">
                <wp:align>center</wp:align>
              </wp:positionH>
              <wp:positionV relativeFrom="page">
                <wp:align>top</wp:align>
              </wp:positionV>
              <wp:extent cx="459740" cy="370205"/>
              <wp:effectExtent l="0" t="0" r="16510" b="10795"/>
              <wp:wrapNone/>
              <wp:docPr id="1070256133" name="תיבת טקסט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046A1189" w14:textId="742F5D27"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2124AAF6" id="_x0000_t202" coordsize="21600,21600" o:spt="202" path="m,l,21600r21600,l21600,xe">
              <v:stroke joinstyle="miter"/>
              <v:path gradientshapeok="t" o:connecttype="rect"/>
            </v:shapetype>
            <v:shape id="תיבת טקסט 3" o:spid="_x0000_s1027" type="#_x0000_t202" alt="OFFICIAL" style="position:absolute;margin-left:0;margin-top:0;width:36.2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" filled="f" stroked="f">
              <v:textbox style="mso-fit-shape-to-text:t" inset="0,15pt,0,0">
                <w:txbxContent>
                  <w:p w14:paraId="046A1189" w14:textId="742F5D27"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BA9C5" w14:textId="2D024121" w:rsidR="00070677" w:rsidRDefault="001A4CCE">
    <w:pPr>
      <w:pStyle w:val="af"/>
    </w:pPr>
    <w:r>
      <w:rPr>
        <w:noProof/>
      </w:rPr>
      <mc:AlternateContent>
        <mc:Choice Requires="wps">
          <w:drawing>
            <wp:anchor distT="0" distB="0" distL="0" distR="0" simplePos="0" relativeHeight="251658240" behindDoc="0" locked="0" layoutInCell="1" allowOverlap="1" wp14:anchorId="4A8966BB" wp14:editId="6E50C88E">
              <wp:simplePos x="635" y="635"/>
              <wp:positionH relativeFrom="page">
                <wp:align>center</wp:align>
              </wp:positionH>
              <wp:positionV relativeFrom="page">
                <wp:align>top</wp:align>
              </wp:positionV>
              <wp:extent cx="459740" cy="370205"/>
              <wp:effectExtent l="0" t="0" r="16510" b="10795"/>
              <wp:wrapNone/>
              <wp:docPr id="1308681248" name="תיבת טקסט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59740" cy="370205"/>
                      </a:xfrm>
                      <a:prstGeom prst="rect">
                        <a:avLst/>
                      </a:prstGeom>
                      <a:noFill/>
                      <a:ln>
                        <a:noFill/>
                      </a:ln>
                    </wps:spPr>
                    <wps:txbx>
                      <w:txbxContent>
                        <w:p w14:paraId="1F252211" w14:textId="6E98A171"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A8966BB" id="_x0000_t202" coordsize="21600,21600" o:spt="202" path="m,l,21600r21600,l21600,xe">
              <v:stroke joinstyle="miter"/>
              <v:path gradientshapeok="t" o:connecttype="rect"/>
            </v:shapetype>
            <v:shape id="תיבת טקסט 1" o:spid="_x0000_s1030" type="#_x0000_t202" alt="OFFICIAL" style="position:absolute;margin-left:0;margin-top:0;width:36.2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" filled="f" stroked="f">
              <v:textbox style="mso-fit-shape-to-text:t" inset="0,15pt,0,0">
                <w:txbxContent>
                  <w:p w14:paraId="1F252211" w14:textId="6E98A171" w:rsidR="001A4CCE" w:rsidRPr="001A4CCE" w:rsidRDefault="001A4CCE" w:rsidP="001A4CCE">
                    <w:pPr>
                      <w:spacing w:after="0"/>
                      <w:rPr>
                        <w:rFonts w:ascii="Calibri" w:eastAsia="Calibri" w:hAnsi="Calibri" w:cs="Calibri"/>
                        <w:noProof/>
                        <w:color w:val="008000"/>
                        <w:sz w:val="20"/>
                        <w:szCs w:val="20"/>
                      </w:rPr>
                    </w:pPr>
                    <w:r w:rsidRPr="001A4CCE">
                      <w:rPr>
                        <w:rFonts w:ascii="Calibri" w:eastAsia="Calibri" w:hAnsi="Calibri" w:cs="Calibri"/>
                        <w:noProof/>
                        <w:color w:val="008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077"/>
    <w:multiLevelType w:val="multilevel"/>
    <w:tmpl w:val="91B8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608A"/>
    <w:multiLevelType w:val="hybridMultilevel"/>
    <w:tmpl w:val="45BA5E4A"/>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 w15:restartNumberingAfterBreak="0">
    <w:nsid w:val="02FC33FD"/>
    <w:multiLevelType w:val="multilevel"/>
    <w:tmpl w:val="49E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54AE"/>
    <w:multiLevelType w:val="multilevel"/>
    <w:tmpl w:val="B1A8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B1FB0"/>
    <w:multiLevelType w:val="multilevel"/>
    <w:tmpl w:val="CBC8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0759F"/>
    <w:multiLevelType w:val="multilevel"/>
    <w:tmpl w:val="45A8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75D45"/>
    <w:multiLevelType w:val="multilevel"/>
    <w:tmpl w:val="2EA8400C"/>
    <w:lvl w:ilvl="0">
      <w:start w:val="1"/>
      <w:numFmt w:val="decimal"/>
      <w:lvlText w:val="%1."/>
      <w:lvlJc w:val="left"/>
      <w:pPr>
        <w:ind w:left="6300" w:hanging="360"/>
      </w:pPr>
      <w:rPr>
        <w:rFonts w:hint="default"/>
        <w:b/>
        <w:bCs/>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09E721EF"/>
    <w:multiLevelType w:val="multilevel"/>
    <w:tmpl w:val="EE4A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D6D3B"/>
    <w:multiLevelType w:val="multilevel"/>
    <w:tmpl w:val="A310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E631A"/>
    <w:multiLevelType w:val="multilevel"/>
    <w:tmpl w:val="37B0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4402B"/>
    <w:multiLevelType w:val="multilevel"/>
    <w:tmpl w:val="D9A2B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025FB"/>
    <w:multiLevelType w:val="hybridMultilevel"/>
    <w:tmpl w:val="EEA015B4"/>
    <w:lvl w:ilvl="0" w:tplc="B5145682">
      <w:start w:val="1"/>
      <w:numFmt w:val="bullet"/>
      <w:lvlText w:val=""/>
      <w:lvlJc w:val="left"/>
      <w:pPr>
        <w:ind w:left="1800" w:hanging="360"/>
      </w:pPr>
      <w:rPr>
        <w:rFonts w:ascii="Symbol" w:hAnsi="Symbol" w:hint="default"/>
        <w:sz w:val="20"/>
        <w:szCs w:val="20"/>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12" w15:restartNumberingAfterBreak="0">
    <w:nsid w:val="11BE6328"/>
    <w:multiLevelType w:val="hybridMultilevel"/>
    <w:tmpl w:val="A1607948"/>
    <w:lvl w:ilvl="0" w:tplc="20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3" w15:restartNumberingAfterBreak="0">
    <w:nsid w:val="11D67F89"/>
    <w:multiLevelType w:val="multilevel"/>
    <w:tmpl w:val="DBA6F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16211B4F"/>
    <w:multiLevelType w:val="hybridMultilevel"/>
    <w:tmpl w:val="B7AA6DE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18327105"/>
    <w:multiLevelType w:val="multilevel"/>
    <w:tmpl w:val="4F9C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F14AA"/>
    <w:multiLevelType w:val="multilevel"/>
    <w:tmpl w:val="01F8D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D8502E"/>
    <w:multiLevelType w:val="multilevel"/>
    <w:tmpl w:val="F01A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2B2A6F"/>
    <w:multiLevelType w:val="multilevel"/>
    <w:tmpl w:val="3048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F93E68"/>
    <w:multiLevelType w:val="multilevel"/>
    <w:tmpl w:val="CCAE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835465"/>
    <w:multiLevelType w:val="hybridMultilevel"/>
    <w:tmpl w:val="DD5A52A0"/>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1" w15:restartNumberingAfterBreak="0">
    <w:nsid w:val="1ED92EE3"/>
    <w:multiLevelType w:val="hybridMultilevel"/>
    <w:tmpl w:val="BBF65884"/>
    <w:lvl w:ilvl="0" w:tplc="4F2EEA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F721CEF"/>
    <w:multiLevelType w:val="hybridMultilevel"/>
    <w:tmpl w:val="503A248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3" w15:restartNumberingAfterBreak="0">
    <w:nsid w:val="21992BC8"/>
    <w:multiLevelType w:val="hybridMultilevel"/>
    <w:tmpl w:val="B0E6F19E"/>
    <w:lvl w:ilvl="0" w:tplc="2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24" w15:restartNumberingAfterBreak="0">
    <w:nsid w:val="21FF6ACA"/>
    <w:multiLevelType w:val="multilevel"/>
    <w:tmpl w:val="3BD6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BB115D"/>
    <w:multiLevelType w:val="hybridMultilevel"/>
    <w:tmpl w:val="955A2D04"/>
    <w:lvl w:ilvl="0" w:tplc="20000003">
      <w:start w:val="1"/>
      <w:numFmt w:val="bullet"/>
      <w:lvlText w:val="o"/>
      <w:lvlJc w:val="left"/>
      <w:pPr>
        <w:ind w:left="1440" w:hanging="360"/>
      </w:pPr>
      <w:rPr>
        <w:rFonts w:ascii="Courier New" w:hAnsi="Courier New" w:cs="Courier New"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26" w15:restartNumberingAfterBreak="0">
    <w:nsid w:val="247B3253"/>
    <w:multiLevelType w:val="hybridMultilevel"/>
    <w:tmpl w:val="BDDAEB4A"/>
    <w:lvl w:ilvl="0" w:tplc="20000001">
      <w:start w:val="1"/>
      <w:numFmt w:val="bullet"/>
      <w:lvlText w:val=""/>
      <w:lvlJc w:val="left"/>
      <w:pPr>
        <w:ind w:left="810" w:hanging="360"/>
      </w:pPr>
      <w:rPr>
        <w:rFonts w:ascii="Symbol" w:hAnsi="Symbol" w:hint="default"/>
      </w:rPr>
    </w:lvl>
    <w:lvl w:ilvl="1" w:tplc="10000003" w:tentative="1">
      <w:start w:val="1"/>
      <w:numFmt w:val="bullet"/>
      <w:lvlText w:val="o"/>
      <w:lvlJc w:val="left"/>
      <w:pPr>
        <w:ind w:left="1530" w:hanging="360"/>
      </w:pPr>
      <w:rPr>
        <w:rFonts w:ascii="Courier New" w:hAnsi="Courier New" w:cs="Courier New" w:hint="default"/>
      </w:rPr>
    </w:lvl>
    <w:lvl w:ilvl="2" w:tplc="10000005" w:tentative="1">
      <w:start w:val="1"/>
      <w:numFmt w:val="bullet"/>
      <w:lvlText w:val=""/>
      <w:lvlJc w:val="left"/>
      <w:pPr>
        <w:ind w:left="2250" w:hanging="360"/>
      </w:pPr>
      <w:rPr>
        <w:rFonts w:ascii="Wingdings" w:hAnsi="Wingdings" w:hint="default"/>
      </w:rPr>
    </w:lvl>
    <w:lvl w:ilvl="3" w:tplc="10000001" w:tentative="1">
      <w:start w:val="1"/>
      <w:numFmt w:val="bullet"/>
      <w:lvlText w:val=""/>
      <w:lvlJc w:val="left"/>
      <w:pPr>
        <w:ind w:left="2970" w:hanging="360"/>
      </w:pPr>
      <w:rPr>
        <w:rFonts w:ascii="Symbol" w:hAnsi="Symbol" w:hint="default"/>
      </w:rPr>
    </w:lvl>
    <w:lvl w:ilvl="4" w:tplc="10000003" w:tentative="1">
      <w:start w:val="1"/>
      <w:numFmt w:val="bullet"/>
      <w:lvlText w:val="o"/>
      <w:lvlJc w:val="left"/>
      <w:pPr>
        <w:ind w:left="3690" w:hanging="360"/>
      </w:pPr>
      <w:rPr>
        <w:rFonts w:ascii="Courier New" w:hAnsi="Courier New" w:cs="Courier New" w:hint="default"/>
      </w:rPr>
    </w:lvl>
    <w:lvl w:ilvl="5" w:tplc="10000005" w:tentative="1">
      <w:start w:val="1"/>
      <w:numFmt w:val="bullet"/>
      <w:lvlText w:val=""/>
      <w:lvlJc w:val="left"/>
      <w:pPr>
        <w:ind w:left="4410" w:hanging="360"/>
      </w:pPr>
      <w:rPr>
        <w:rFonts w:ascii="Wingdings" w:hAnsi="Wingdings" w:hint="default"/>
      </w:rPr>
    </w:lvl>
    <w:lvl w:ilvl="6" w:tplc="10000001" w:tentative="1">
      <w:start w:val="1"/>
      <w:numFmt w:val="bullet"/>
      <w:lvlText w:val=""/>
      <w:lvlJc w:val="left"/>
      <w:pPr>
        <w:ind w:left="5130" w:hanging="360"/>
      </w:pPr>
      <w:rPr>
        <w:rFonts w:ascii="Symbol" w:hAnsi="Symbol" w:hint="default"/>
      </w:rPr>
    </w:lvl>
    <w:lvl w:ilvl="7" w:tplc="10000003" w:tentative="1">
      <w:start w:val="1"/>
      <w:numFmt w:val="bullet"/>
      <w:lvlText w:val="o"/>
      <w:lvlJc w:val="left"/>
      <w:pPr>
        <w:ind w:left="5850" w:hanging="360"/>
      </w:pPr>
      <w:rPr>
        <w:rFonts w:ascii="Courier New" w:hAnsi="Courier New" w:cs="Courier New" w:hint="default"/>
      </w:rPr>
    </w:lvl>
    <w:lvl w:ilvl="8" w:tplc="10000005" w:tentative="1">
      <w:start w:val="1"/>
      <w:numFmt w:val="bullet"/>
      <w:lvlText w:val=""/>
      <w:lvlJc w:val="left"/>
      <w:pPr>
        <w:ind w:left="6570" w:hanging="360"/>
      </w:pPr>
      <w:rPr>
        <w:rFonts w:ascii="Wingdings" w:hAnsi="Wingdings" w:hint="default"/>
      </w:rPr>
    </w:lvl>
  </w:abstractNum>
  <w:abstractNum w:abstractNumId="27" w15:restartNumberingAfterBreak="0">
    <w:nsid w:val="26291985"/>
    <w:multiLevelType w:val="multilevel"/>
    <w:tmpl w:val="8EA6D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3306EF"/>
    <w:multiLevelType w:val="multilevel"/>
    <w:tmpl w:val="4F6079B0"/>
    <w:lvl w:ilvl="0">
      <w:start w:val="1"/>
      <w:numFmt w:val="decimal"/>
      <w:lvlText w:val="%1."/>
      <w:lvlJc w:val="left"/>
      <w:pPr>
        <w:ind w:left="405" w:hanging="360"/>
      </w:pPr>
    </w:lvl>
    <w:lvl w:ilvl="1">
      <w:start w:val="2"/>
      <w:numFmt w:val="decimal"/>
      <w:isLgl/>
      <w:lvlText w:val="%1.%2."/>
      <w:lvlJc w:val="left"/>
      <w:pPr>
        <w:ind w:left="765" w:hanging="720"/>
      </w:pPr>
    </w:lvl>
    <w:lvl w:ilvl="2">
      <w:start w:val="1"/>
      <w:numFmt w:val="decimal"/>
      <w:isLgl/>
      <w:lvlText w:val="%1.%2.%3."/>
      <w:lvlJc w:val="left"/>
      <w:pPr>
        <w:ind w:left="765" w:hanging="720"/>
      </w:pPr>
    </w:lvl>
    <w:lvl w:ilvl="3">
      <w:start w:val="1"/>
      <w:numFmt w:val="decimal"/>
      <w:isLgl/>
      <w:lvlText w:val="%1.%2.%3.%4."/>
      <w:lvlJc w:val="left"/>
      <w:pPr>
        <w:ind w:left="1125" w:hanging="1080"/>
      </w:pPr>
    </w:lvl>
    <w:lvl w:ilvl="4">
      <w:start w:val="1"/>
      <w:numFmt w:val="decimal"/>
      <w:isLgl/>
      <w:lvlText w:val="%1.%2.%3.%4.%5."/>
      <w:lvlJc w:val="left"/>
      <w:pPr>
        <w:ind w:left="1125" w:hanging="1080"/>
      </w:pPr>
    </w:lvl>
    <w:lvl w:ilvl="5">
      <w:start w:val="1"/>
      <w:numFmt w:val="decimal"/>
      <w:isLgl/>
      <w:lvlText w:val="%1.%2.%3.%4.%5.%6."/>
      <w:lvlJc w:val="left"/>
      <w:pPr>
        <w:ind w:left="1485" w:hanging="1440"/>
      </w:pPr>
    </w:lvl>
    <w:lvl w:ilvl="6">
      <w:start w:val="1"/>
      <w:numFmt w:val="decimal"/>
      <w:isLgl/>
      <w:lvlText w:val="%1.%2.%3.%4.%5.%6.%7."/>
      <w:lvlJc w:val="left"/>
      <w:pPr>
        <w:ind w:left="1485" w:hanging="1440"/>
      </w:pPr>
    </w:lvl>
    <w:lvl w:ilvl="7">
      <w:start w:val="1"/>
      <w:numFmt w:val="decimal"/>
      <w:isLgl/>
      <w:lvlText w:val="%1.%2.%3.%4.%5.%6.%7.%8."/>
      <w:lvlJc w:val="left"/>
      <w:pPr>
        <w:ind w:left="1845" w:hanging="1800"/>
      </w:pPr>
    </w:lvl>
    <w:lvl w:ilvl="8">
      <w:start w:val="1"/>
      <w:numFmt w:val="decimal"/>
      <w:isLgl/>
      <w:lvlText w:val="%1.%2.%3.%4.%5.%6.%7.%8.%9."/>
      <w:lvlJc w:val="left"/>
      <w:pPr>
        <w:ind w:left="2205" w:hanging="2160"/>
      </w:pPr>
    </w:lvl>
  </w:abstractNum>
  <w:abstractNum w:abstractNumId="29" w15:restartNumberingAfterBreak="0">
    <w:nsid w:val="27907820"/>
    <w:multiLevelType w:val="hybridMultilevel"/>
    <w:tmpl w:val="00C28FA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2BB87399"/>
    <w:multiLevelType w:val="multilevel"/>
    <w:tmpl w:val="FDA0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0C0085"/>
    <w:multiLevelType w:val="multilevel"/>
    <w:tmpl w:val="39FCC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DF059C"/>
    <w:multiLevelType w:val="multilevel"/>
    <w:tmpl w:val="C7302C4A"/>
    <w:lvl w:ilvl="0">
      <w:start w:val="5"/>
      <w:numFmt w:val="decimal"/>
      <w:lvlText w:val="%1"/>
      <w:lvlJc w:val="left"/>
      <w:pPr>
        <w:ind w:left="360" w:hanging="360"/>
      </w:pPr>
      <w:rPr>
        <w:rFonts w:hint="default"/>
      </w:rPr>
    </w:lvl>
    <w:lvl w:ilvl="1">
      <w:start w:val="2"/>
      <w:numFmt w:val="decimal"/>
      <w:lvlText w:val="%1.%2"/>
      <w:lvlJc w:val="left"/>
      <w:pPr>
        <w:ind w:left="4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02F330D"/>
    <w:multiLevelType w:val="multilevel"/>
    <w:tmpl w:val="87FE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7791A"/>
    <w:multiLevelType w:val="hybridMultilevel"/>
    <w:tmpl w:val="4E3491CC"/>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35" w15:restartNumberingAfterBreak="0">
    <w:nsid w:val="33B61D64"/>
    <w:multiLevelType w:val="multilevel"/>
    <w:tmpl w:val="94A0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AB1E11"/>
    <w:multiLevelType w:val="multilevel"/>
    <w:tmpl w:val="75F8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F35B3F"/>
    <w:multiLevelType w:val="hybridMultilevel"/>
    <w:tmpl w:val="76A65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63B2B7C"/>
    <w:multiLevelType w:val="hybridMultilevel"/>
    <w:tmpl w:val="FB405534"/>
    <w:lvl w:ilvl="0" w:tplc="E5AA4CAC">
      <w:start w:val="3"/>
      <w:numFmt w:val="bullet"/>
      <w:lvlText w:val=""/>
      <w:lvlJc w:val="left"/>
      <w:pPr>
        <w:ind w:left="2520" w:hanging="360"/>
      </w:pPr>
      <w:rPr>
        <w:rFonts w:ascii="Symbol" w:eastAsiaTheme="minorHAnsi" w:hAnsi="Symbol"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9" w15:restartNumberingAfterBreak="0">
    <w:nsid w:val="36CA1BAC"/>
    <w:multiLevelType w:val="hybridMultilevel"/>
    <w:tmpl w:val="076AAB2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0" w15:restartNumberingAfterBreak="0">
    <w:nsid w:val="383D29DE"/>
    <w:multiLevelType w:val="multilevel"/>
    <w:tmpl w:val="DED8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062D69"/>
    <w:multiLevelType w:val="multilevel"/>
    <w:tmpl w:val="7D7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7129C2"/>
    <w:multiLevelType w:val="multilevel"/>
    <w:tmpl w:val="435C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D93F6E"/>
    <w:multiLevelType w:val="multilevel"/>
    <w:tmpl w:val="27F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1B738D"/>
    <w:multiLevelType w:val="hybridMultilevel"/>
    <w:tmpl w:val="50B6DD00"/>
    <w:lvl w:ilvl="0" w:tplc="2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45" w15:restartNumberingAfterBreak="0">
    <w:nsid w:val="46C123E3"/>
    <w:multiLevelType w:val="multilevel"/>
    <w:tmpl w:val="DADA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D756C4"/>
    <w:multiLevelType w:val="multilevel"/>
    <w:tmpl w:val="C61E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455549"/>
    <w:multiLevelType w:val="hybridMultilevel"/>
    <w:tmpl w:val="1ECE0FA0"/>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48" w15:restartNumberingAfterBreak="0">
    <w:nsid w:val="48D02225"/>
    <w:multiLevelType w:val="multilevel"/>
    <w:tmpl w:val="3714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7D0867"/>
    <w:multiLevelType w:val="multilevel"/>
    <w:tmpl w:val="0976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2F2E04"/>
    <w:multiLevelType w:val="multilevel"/>
    <w:tmpl w:val="15EECE1A"/>
    <w:lvl w:ilvl="0">
      <w:start w:val="5"/>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4BD44963"/>
    <w:multiLevelType w:val="multilevel"/>
    <w:tmpl w:val="3242984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ind w:left="2520" w:hanging="360"/>
      </w:pPr>
      <w:rPr>
        <w:rFonts w:ascii="Courier New" w:hAnsi="Courier New" w:cs="Courier New" w:hint="default"/>
      </w:rPr>
    </w:lvl>
    <w:lvl w:ilvl="2">
      <w:start w:val="3"/>
      <w:numFmt w:val="decimal"/>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2" w15:restartNumberingAfterBreak="0">
    <w:nsid w:val="4C5D4B9C"/>
    <w:multiLevelType w:val="multilevel"/>
    <w:tmpl w:val="B0E23E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4DBF54E6"/>
    <w:multiLevelType w:val="multilevel"/>
    <w:tmpl w:val="8BF4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3739AC"/>
    <w:multiLevelType w:val="multilevel"/>
    <w:tmpl w:val="6E0EA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610727"/>
    <w:multiLevelType w:val="multilevel"/>
    <w:tmpl w:val="5CF47280"/>
    <w:lvl w:ilvl="0">
      <w:start w:val="1"/>
      <w:numFmt w:val="decimal"/>
      <w:lvlText w:val="%1."/>
      <w:lvlJc w:val="left"/>
      <w:pPr>
        <w:tabs>
          <w:tab w:val="num" w:pos="720"/>
        </w:tabs>
        <w:ind w:left="720" w:hanging="360"/>
      </w:pPr>
      <w:rPr>
        <w:rFonts w:asciiTheme="majorBidi" w:eastAsiaTheme="minorHAnsi" w:hAnsiTheme="majorBidi" w:cstheme="maj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2816CF1"/>
    <w:multiLevelType w:val="hybridMultilevel"/>
    <w:tmpl w:val="CA362076"/>
    <w:lvl w:ilvl="0" w:tplc="04090001">
      <w:start w:val="1"/>
      <w:numFmt w:val="bullet"/>
      <w:lvlText w:val=""/>
      <w:lvlJc w:val="left"/>
      <w:pPr>
        <w:ind w:left="1712" w:hanging="360"/>
      </w:pPr>
      <w:rPr>
        <w:rFonts w:ascii="Symbol" w:hAnsi="Symbol"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57" w15:restartNumberingAfterBreak="0">
    <w:nsid w:val="542A072A"/>
    <w:multiLevelType w:val="multilevel"/>
    <w:tmpl w:val="EFECC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5E6CAC"/>
    <w:multiLevelType w:val="multilevel"/>
    <w:tmpl w:val="A1328DAA"/>
    <w:lvl w:ilvl="0">
      <w:start w:val="1"/>
      <w:numFmt w:val="decimal"/>
      <w:lvlText w:val="%1."/>
      <w:lvlJc w:val="left"/>
      <w:pPr>
        <w:tabs>
          <w:tab w:val="num" w:pos="1080"/>
        </w:tabs>
        <w:ind w:left="1080" w:hanging="360"/>
      </w:pPr>
      <w:rPr>
        <w:rFonts w:asciiTheme="minorHAnsi" w:eastAsiaTheme="minorHAnsi" w:hAnsiTheme="minorHAnsi" w:cstheme="minorBidi"/>
      </w:rPr>
    </w:lvl>
    <w:lvl w:ilvl="1">
      <w:start w:val="1"/>
      <w:numFmt w:val="decimal"/>
      <w:lvlText w:val="%2."/>
      <w:lvlJc w:val="left"/>
      <w:pPr>
        <w:ind w:left="1800" w:hanging="360"/>
      </w:pPr>
      <w:rPr>
        <w:rFonts w:hint="default"/>
        <w:b/>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9" w15:restartNumberingAfterBreak="0">
    <w:nsid w:val="55DB7F41"/>
    <w:multiLevelType w:val="multilevel"/>
    <w:tmpl w:val="018A62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57C7465F"/>
    <w:multiLevelType w:val="hybridMultilevel"/>
    <w:tmpl w:val="976A6BD8"/>
    <w:lvl w:ilvl="0" w:tplc="2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61" w15:restartNumberingAfterBreak="0">
    <w:nsid w:val="58AA2CFF"/>
    <w:multiLevelType w:val="hybridMultilevel"/>
    <w:tmpl w:val="E6CA96A2"/>
    <w:lvl w:ilvl="0" w:tplc="10000001">
      <w:start w:val="1"/>
      <w:numFmt w:val="bullet"/>
      <w:lvlText w:val=""/>
      <w:lvlJc w:val="left"/>
      <w:pPr>
        <w:ind w:left="1080" w:hanging="360"/>
      </w:pPr>
      <w:rPr>
        <w:rFonts w:ascii="Symbol" w:hAnsi="Symbo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62" w15:restartNumberingAfterBreak="0">
    <w:nsid w:val="58DF21CF"/>
    <w:multiLevelType w:val="hybridMultilevel"/>
    <w:tmpl w:val="1674D092"/>
    <w:lvl w:ilvl="0" w:tplc="04090001">
      <w:start w:val="1"/>
      <w:numFmt w:val="bullet"/>
      <w:lvlText w:val=""/>
      <w:lvlJc w:val="left"/>
      <w:pPr>
        <w:ind w:left="2520" w:hanging="360"/>
      </w:pPr>
      <w:rPr>
        <w:rFonts w:ascii="Symbol" w:hAnsi="Symbol"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3" w15:restartNumberingAfterBreak="0">
    <w:nsid w:val="59C94549"/>
    <w:multiLevelType w:val="multilevel"/>
    <w:tmpl w:val="A2783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BCF5610"/>
    <w:multiLevelType w:val="hybridMultilevel"/>
    <w:tmpl w:val="56CEAECA"/>
    <w:lvl w:ilvl="0" w:tplc="10000001">
      <w:start w:val="1"/>
      <w:numFmt w:val="bullet"/>
      <w:lvlText w:val=""/>
      <w:lvlJc w:val="left"/>
      <w:pPr>
        <w:ind w:left="360" w:hanging="360"/>
      </w:pPr>
      <w:rPr>
        <w:rFonts w:ascii="Symbol" w:hAnsi="Symbol" w:hint="default"/>
      </w:rPr>
    </w:lvl>
    <w:lvl w:ilvl="1" w:tplc="10000001">
      <w:start w:val="1"/>
      <w:numFmt w:val="bullet"/>
      <w:lvlText w:val=""/>
      <w:lvlJc w:val="left"/>
      <w:pPr>
        <w:ind w:left="1080" w:hanging="360"/>
      </w:pPr>
      <w:rPr>
        <w:rFonts w:ascii="Symbol" w:hAnsi="Symbol"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65" w15:restartNumberingAfterBreak="0">
    <w:nsid w:val="5E54035E"/>
    <w:multiLevelType w:val="multilevel"/>
    <w:tmpl w:val="9C40A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4B0943"/>
    <w:multiLevelType w:val="multilevel"/>
    <w:tmpl w:val="F01AA65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6A9F2012"/>
    <w:multiLevelType w:val="multilevel"/>
    <w:tmpl w:val="BE5AFB38"/>
    <w:lvl w:ilvl="0">
      <w:start w:val="1"/>
      <w:numFmt w:val="decimal"/>
      <w:lvlText w:val="%1."/>
      <w:lvlJc w:val="left"/>
      <w:pPr>
        <w:ind w:left="360" w:hanging="360"/>
      </w:pPr>
      <w:rPr>
        <w:rFonts w:ascii="Times New Roman" w:eastAsia="Times New Roman" w:hAnsi="Times New Roman" w:cs="Times New Roman" w:hint="default"/>
        <w:b/>
        <w:bCs/>
        <w:i w:val="0"/>
        <w:iCs/>
        <w:color w:val="auto"/>
        <w:sz w:val="32"/>
        <w:szCs w:val="32"/>
      </w:rPr>
    </w:lvl>
    <w:lvl w:ilvl="1">
      <w:start w:val="1"/>
      <w:numFmt w:val="decimal"/>
      <w:isLgl/>
      <w:lvlText w:val="%1.%2"/>
      <w:lvlJc w:val="left"/>
      <w:pPr>
        <w:ind w:left="720" w:hanging="360"/>
      </w:pPr>
      <w:rPr>
        <w:i/>
        <w:iCs/>
        <w:sz w:val="24"/>
        <w:szCs w:val="24"/>
      </w:rPr>
    </w:lvl>
    <w:lvl w:ilvl="2">
      <w:start w:val="1"/>
      <w:numFmt w:val="decimal"/>
      <w:isLgl/>
      <w:lvlText w:val="%1.%2.%3"/>
      <w:lvlJc w:val="left"/>
      <w:pPr>
        <w:ind w:left="1440" w:hanging="720"/>
      </w:pPr>
      <w:rPr>
        <w:i/>
        <w:iCs/>
        <w:sz w:val="24"/>
        <w:szCs w:val="24"/>
      </w:rPr>
    </w:lvl>
    <w:lvl w:ilvl="3">
      <w:start w:val="1"/>
      <w:numFmt w:val="decimal"/>
      <w:isLgl/>
      <w:lvlText w:val="%1.%2.%3.%4"/>
      <w:lvlJc w:val="left"/>
      <w:pPr>
        <w:ind w:left="2138" w:hanging="720"/>
      </w:pPr>
      <w:rPr>
        <w:sz w:val="24"/>
        <w:szCs w:val="24"/>
      </w:rPr>
    </w:lvl>
    <w:lvl w:ilvl="4">
      <w:start w:val="1"/>
      <w:numFmt w:val="decimal"/>
      <w:isLgl/>
      <w:lvlText w:val="%1.%2.%3.%4.%5"/>
      <w:lvlJc w:val="left"/>
      <w:pPr>
        <w:ind w:left="2520" w:hanging="1080"/>
      </w:pPr>
    </w:lvl>
    <w:lvl w:ilvl="5">
      <w:start w:val="1"/>
      <w:numFmt w:val="decimal"/>
      <w:isLgl/>
      <w:lvlText w:val="%1.%2.%3.%4.%5.%6"/>
      <w:lvlJc w:val="left"/>
      <w:pPr>
        <w:ind w:left="2880" w:hanging="1080"/>
      </w:pPr>
    </w:lvl>
    <w:lvl w:ilvl="6">
      <w:start w:val="1"/>
      <w:numFmt w:val="decimal"/>
      <w:isLgl/>
      <w:lvlText w:val="%1.%2.%3.%4.%5.%6.%7"/>
      <w:lvlJc w:val="left"/>
      <w:pPr>
        <w:ind w:left="3600" w:hanging="1440"/>
      </w:pPr>
    </w:lvl>
    <w:lvl w:ilvl="7">
      <w:start w:val="1"/>
      <w:numFmt w:val="decimal"/>
      <w:isLgl/>
      <w:lvlText w:val="%1.%2.%3.%4.%5.%6.%7.%8"/>
      <w:lvlJc w:val="left"/>
      <w:pPr>
        <w:ind w:left="3960" w:hanging="1440"/>
      </w:pPr>
    </w:lvl>
    <w:lvl w:ilvl="8">
      <w:start w:val="1"/>
      <w:numFmt w:val="decimal"/>
      <w:isLgl/>
      <w:lvlText w:val="%1.%2.%3.%4.%5.%6.%7.%8.%9"/>
      <w:lvlJc w:val="left"/>
      <w:pPr>
        <w:ind w:left="4320" w:hanging="1440"/>
      </w:pPr>
    </w:lvl>
  </w:abstractNum>
  <w:abstractNum w:abstractNumId="68" w15:restartNumberingAfterBreak="0">
    <w:nsid w:val="6B2244E2"/>
    <w:multiLevelType w:val="multilevel"/>
    <w:tmpl w:val="9F4A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B8E0297"/>
    <w:multiLevelType w:val="hybridMultilevel"/>
    <w:tmpl w:val="2404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DC01BBB"/>
    <w:multiLevelType w:val="multilevel"/>
    <w:tmpl w:val="2DB0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F445C8"/>
    <w:multiLevelType w:val="hybridMultilevel"/>
    <w:tmpl w:val="79BA30B8"/>
    <w:lvl w:ilvl="0" w:tplc="90B887BA">
      <w:start w:val="3"/>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2" w15:restartNumberingAfterBreak="0">
    <w:nsid w:val="6F8C1C88"/>
    <w:multiLevelType w:val="hybridMultilevel"/>
    <w:tmpl w:val="749280D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3" w15:restartNumberingAfterBreak="0">
    <w:nsid w:val="6FAB4090"/>
    <w:multiLevelType w:val="multilevel"/>
    <w:tmpl w:val="13086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AF627D"/>
    <w:multiLevelType w:val="multilevel"/>
    <w:tmpl w:val="31DAE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8F7181"/>
    <w:multiLevelType w:val="hybridMultilevel"/>
    <w:tmpl w:val="5200550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6" w15:restartNumberingAfterBreak="0">
    <w:nsid w:val="70C764C2"/>
    <w:multiLevelType w:val="multilevel"/>
    <w:tmpl w:val="4FB8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9D2D76"/>
    <w:multiLevelType w:val="multilevel"/>
    <w:tmpl w:val="68308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86C1C57"/>
    <w:multiLevelType w:val="hybridMultilevel"/>
    <w:tmpl w:val="C08ADE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9" w15:restartNumberingAfterBreak="0">
    <w:nsid w:val="7ACE77A6"/>
    <w:multiLevelType w:val="hybridMultilevel"/>
    <w:tmpl w:val="0D92F580"/>
    <w:lvl w:ilvl="0" w:tplc="2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0" w15:restartNumberingAfterBreak="0">
    <w:nsid w:val="7B040A0B"/>
    <w:multiLevelType w:val="hybridMultilevel"/>
    <w:tmpl w:val="9FC83228"/>
    <w:lvl w:ilvl="0" w:tplc="638A34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C9379C8"/>
    <w:multiLevelType w:val="multilevel"/>
    <w:tmpl w:val="0A3635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A10477"/>
    <w:multiLevelType w:val="hybridMultilevel"/>
    <w:tmpl w:val="DE6C8D70"/>
    <w:lvl w:ilvl="0" w:tplc="20000003">
      <w:start w:val="1"/>
      <w:numFmt w:val="bullet"/>
      <w:lvlText w:val="o"/>
      <w:lvlJc w:val="left"/>
      <w:pPr>
        <w:ind w:left="1800" w:hanging="360"/>
      </w:pPr>
      <w:rPr>
        <w:rFonts w:ascii="Courier New" w:hAnsi="Courier New" w:cs="Courier New"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83" w15:restartNumberingAfterBreak="0">
    <w:nsid w:val="7CDA1C03"/>
    <w:multiLevelType w:val="multilevel"/>
    <w:tmpl w:val="C6926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3B1D63"/>
    <w:multiLevelType w:val="hybridMultilevel"/>
    <w:tmpl w:val="C3F0560C"/>
    <w:lvl w:ilvl="0" w:tplc="B5145682">
      <w:start w:val="1"/>
      <w:numFmt w:val="bullet"/>
      <w:lvlText w:val=""/>
      <w:lvlJc w:val="left"/>
      <w:pPr>
        <w:ind w:left="1800" w:hanging="360"/>
      </w:pPr>
      <w:rPr>
        <w:rFonts w:ascii="Symbol" w:hAnsi="Symbol" w:hint="default"/>
        <w:sz w:val="20"/>
        <w:szCs w:val="20"/>
      </w:rPr>
    </w:lvl>
    <w:lvl w:ilvl="1" w:tplc="10000003">
      <w:start w:val="1"/>
      <w:numFmt w:val="bullet"/>
      <w:lvlText w:val="o"/>
      <w:lvlJc w:val="left"/>
      <w:pPr>
        <w:ind w:left="1440" w:hanging="360"/>
      </w:pPr>
      <w:rPr>
        <w:rFonts w:ascii="Courier New" w:hAnsi="Courier New" w:cs="Courier New" w:hint="default"/>
      </w:rPr>
    </w:lvl>
    <w:lvl w:ilvl="2" w:tplc="10000001">
      <w:start w:val="1"/>
      <w:numFmt w:val="bullet"/>
      <w:lvlText w:val=""/>
      <w:lvlJc w:val="left"/>
      <w:pPr>
        <w:ind w:left="2160" w:hanging="360"/>
      </w:pPr>
      <w:rPr>
        <w:rFonts w:ascii="Symbol" w:hAnsi="Symbol"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2142916367">
    <w:abstractNumId w:val="21"/>
  </w:num>
  <w:num w:numId="2" w16cid:durableId="229049000">
    <w:abstractNumId w:val="6"/>
  </w:num>
  <w:num w:numId="3" w16cid:durableId="56645946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22224710">
    <w:abstractNumId w:val="39"/>
  </w:num>
  <w:num w:numId="5" w16cid:durableId="1282685290">
    <w:abstractNumId w:val="67"/>
  </w:num>
  <w:num w:numId="6" w16cid:durableId="1584684379">
    <w:abstractNumId w:val="56"/>
  </w:num>
  <w:num w:numId="7" w16cid:durableId="820581031">
    <w:abstractNumId w:val="80"/>
  </w:num>
  <w:num w:numId="8" w16cid:durableId="2110659017">
    <w:abstractNumId w:val="69"/>
  </w:num>
  <w:num w:numId="9" w16cid:durableId="1059784075">
    <w:abstractNumId w:val="47"/>
  </w:num>
  <w:num w:numId="10" w16cid:durableId="902175591">
    <w:abstractNumId w:val="72"/>
  </w:num>
  <w:num w:numId="11" w16cid:durableId="392393431">
    <w:abstractNumId w:val="38"/>
  </w:num>
  <w:num w:numId="12" w16cid:durableId="717124779">
    <w:abstractNumId w:val="62"/>
  </w:num>
  <w:num w:numId="13" w16cid:durableId="1368529254">
    <w:abstractNumId w:val="1"/>
  </w:num>
  <w:num w:numId="14" w16cid:durableId="206190206">
    <w:abstractNumId w:val="52"/>
  </w:num>
  <w:num w:numId="15" w16cid:durableId="674111262">
    <w:abstractNumId w:val="59"/>
  </w:num>
  <w:num w:numId="16" w16cid:durableId="1234045008">
    <w:abstractNumId w:val="81"/>
  </w:num>
  <w:num w:numId="17" w16cid:durableId="799882011">
    <w:abstractNumId w:val="17"/>
  </w:num>
  <w:num w:numId="18" w16cid:durableId="303893893">
    <w:abstractNumId w:val="51"/>
  </w:num>
  <w:num w:numId="19" w16cid:durableId="239679773">
    <w:abstractNumId w:val="66"/>
  </w:num>
  <w:num w:numId="20" w16cid:durableId="1675910804">
    <w:abstractNumId w:val="26"/>
  </w:num>
  <w:num w:numId="21" w16cid:durableId="1170876250">
    <w:abstractNumId w:val="58"/>
  </w:num>
  <w:num w:numId="22" w16cid:durableId="1127043046">
    <w:abstractNumId w:val="55"/>
  </w:num>
  <w:num w:numId="23" w16cid:durableId="354886571">
    <w:abstractNumId w:val="68"/>
  </w:num>
  <w:num w:numId="24" w16cid:durableId="1145076505">
    <w:abstractNumId w:val="71"/>
  </w:num>
  <w:num w:numId="25" w16cid:durableId="523328353">
    <w:abstractNumId w:val="76"/>
  </w:num>
  <w:num w:numId="26" w16cid:durableId="1758136771">
    <w:abstractNumId w:val="65"/>
  </w:num>
  <w:num w:numId="27" w16cid:durableId="2009017013">
    <w:abstractNumId w:val="36"/>
  </w:num>
  <w:num w:numId="28" w16cid:durableId="2107457934">
    <w:abstractNumId w:val="42"/>
  </w:num>
  <w:num w:numId="29" w16cid:durableId="612441205">
    <w:abstractNumId w:val="19"/>
  </w:num>
  <w:num w:numId="30" w16cid:durableId="2118986224">
    <w:abstractNumId w:val="11"/>
  </w:num>
  <w:num w:numId="31" w16cid:durableId="1154758185">
    <w:abstractNumId w:val="84"/>
  </w:num>
  <w:num w:numId="32" w16cid:durableId="1072048705">
    <w:abstractNumId w:val="37"/>
  </w:num>
  <w:num w:numId="33" w16cid:durableId="110561169">
    <w:abstractNumId w:val="40"/>
  </w:num>
  <w:num w:numId="34" w16cid:durableId="2120567558">
    <w:abstractNumId w:val="2"/>
  </w:num>
  <w:num w:numId="35" w16cid:durableId="1846243704">
    <w:abstractNumId w:val="83"/>
  </w:num>
  <w:num w:numId="36" w16cid:durableId="1733430514">
    <w:abstractNumId w:val="13"/>
  </w:num>
  <w:num w:numId="37" w16cid:durableId="1600984753">
    <w:abstractNumId w:val="3"/>
  </w:num>
  <w:num w:numId="38" w16cid:durableId="410397139">
    <w:abstractNumId w:val="48"/>
  </w:num>
  <w:num w:numId="39" w16cid:durableId="1368919419">
    <w:abstractNumId w:val="30"/>
  </w:num>
  <w:num w:numId="40" w16cid:durableId="5790279">
    <w:abstractNumId w:val="57"/>
  </w:num>
  <w:num w:numId="41" w16cid:durableId="934291466">
    <w:abstractNumId w:val="18"/>
  </w:num>
  <w:num w:numId="42" w16cid:durableId="706681990">
    <w:abstractNumId w:val="53"/>
  </w:num>
  <w:num w:numId="43" w16cid:durableId="268440133">
    <w:abstractNumId w:val="4"/>
  </w:num>
  <w:num w:numId="44" w16cid:durableId="656955665">
    <w:abstractNumId w:val="16"/>
    <w:lvlOverride w:ilvl="0">
      <w:startOverride w:val="1"/>
    </w:lvlOverride>
  </w:num>
  <w:num w:numId="45" w16cid:durableId="66656596">
    <w:abstractNumId w:val="54"/>
    <w:lvlOverride w:ilvl="0">
      <w:startOverride w:val="2"/>
    </w:lvlOverride>
  </w:num>
  <w:num w:numId="46" w16cid:durableId="1106117020">
    <w:abstractNumId w:val="24"/>
    <w:lvlOverride w:ilvl="0">
      <w:startOverride w:val="3"/>
    </w:lvlOverride>
  </w:num>
  <w:num w:numId="47" w16cid:durableId="1541044583">
    <w:abstractNumId w:val="10"/>
    <w:lvlOverride w:ilvl="0">
      <w:startOverride w:val="1"/>
    </w:lvlOverride>
  </w:num>
  <w:num w:numId="48" w16cid:durableId="1221206376">
    <w:abstractNumId w:val="27"/>
    <w:lvlOverride w:ilvl="0">
      <w:startOverride w:val="2"/>
    </w:lvlOverride>
  </w:num>
  <w:num w:numId="49" w16cid:durableId="905260336">
    <w:abstractNumId w:val="63"/>
    <w:lvlOverride w:ilvl="0">
      <w:startOverride w:val="3"/>
    </w:lvlOverride>
  </w:num>
  <w:num w:numId="50" w16cid:durableId="1028410631">
    <w:abstractNumId w:val="35"/>
  </w:num>
  <w:num w:numId="51" w16cid:durableId="1985741094">
    <w:abstractNumId w:val="46"/>
  </w:num>
  <w:num w:numId="52" w16cid:durableId="1883130102">
    <w:abstractNumId w:val="45"/>
  </w:num>
  <w:num w:numId="53" w16cid:durableId="1866408222">
    <w:abstractNumId w:val="49"/>
  </w:num>
  <w:num w:numId="54" w16cid:durableId="435683807">
    <w:abstractNumId w:val="43"/>
  </w:num>
  <w:num w:numId="55" w16cid:durableId="483473758">
    <w:abstractNumId w:val="70"/>
  </w:num>
  <w:num w:numId="56" w16cid:durableId="1827093180">
    <w:abstractNumId w:val="9"/>
  </w:num>
  <w:num w:numId="57" w16cid:durableId="1651667785">
    <w:abstractNumId w:val="8"/>
  </w:num>
  <w:num w:numId="58" w16cid:durableId="544949989">
    <w:abstractNumId w:val="15"/>
  </w:num>
  <w:num w:numId="59" w16cid:durableId="1902060220">
    <w:abstractNumId w:val="5"/>
  </w:num>
  <w:num w:numId="60" w16cid:durableId="2101023708">
    <w:abstractNumId w:val="33"/>
  </w:num>
  <w:num w:numId="61" w16cid:durableId="2128961740">
    <w:abstractNumId w:val="0"/>
  </w:num>
  <w:num w:numId="62" w16cid:durableId="1042486372">
    <w:abstractNumId w:val="41"/>
  </w:num>
  <w:num w:numId="63" w16cid:durableId="106049208">
    <w:abstractNumId w:val="14"/>
  </w:num>
  <w:num w:numId="64" w16cid:durableId="871651504">
    <w:abstractNumId w:val="25"/>
  </w:num>
  <w:num w:numId="65" w16cid:durableId="247662957">
    <w:abstractNumId w:val="60"/>
  </w:num>
  <w:num w:numId="66" w16cid:durableId="1013730582">
    <w:abstractNumId w:val="82"/>
  </w:num>
  <w:num w:numId="67" w16cid:durableId="1482115230">
    <w:abstractNumId w:val="12"/>
  </w:num>
  <w:num w:numId="68" w16cid:durableId="1380547438">
    <w:abstractNumId w:val="79"/>
  </w:num>
  <w:num w:numId="69" w16cid:durableId="708454102">
    <w:abstractNumId w:val="23"/>
  </w:num>
  <w:num w:numId="70" w16cid:durableId="200561674">
    <w:abstractNumId w:val="44"/>
  </w:num>
  <w:num w:numId="71" w16cid:durableId="1207719176">
    <w:abstractNumId w:val="28"/>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576940346">
    <w:abstractNumId w:val="31"/>
  </w:num>
  <w:num w:numId="73" w16cid:durableId="1817524513">
    <w:abstractNumId w:val="77"/>
  </w:num>
  <w:num w:numId="74" w16cid:durableId="734014303">
    <w:abstractNumId w:val="74"/>
  </w:num>
  <w:num w:numId="75" w16cid:durableId="1263145614">
    <w:abstractNumId w:val="7"/>
  </w:num>
  <w:num w:numId="76" w16cid:durableId="166291574">
    <w:abstractNumId w:val="73"/>
  </w:num>
  <w:num w:numId="77" w16cid:durableId="393360530">
    <w:abstractNumId w:val="75"/>
  </w:num>
  <w:num w:numId="78" w16cid:durableId="353574336">
    <w:abstractNumId w:val="78"/>
  </w:num>
  <w:num w:numId="79" w16cid:durableId="15084080">
    <w:abstractNumId w:val="29"/>
  </w:num>
  <w:num w:numId="80" w16cid:durableId="704528739">
    <w:abstractNumId w:val="34"/>
  </w:num>
  <w:num w:numId="81" w16cid:durableId="1179084233">
    <w:abstractNumId w:val="20"/>
  </w:num>
  <w:num w:numId="82" w16cid:durableId="1057045142">
    <w:abstractNumId w:val="64"/>
  </w:num>
  <w:num w:numId="83" w16cid:durableId="2144276052">
    <w:abstractNumId w:val="61"/>
  </w:num>
  <w:num w:numId="84" w16cid:durableId="260257709">
    <w:abstractNumId w:val="22"/>
  </w:num>
  <w:num w:numId="85" w16cid:durableId="840780769">
    <w:abstractNumId w:val="50"/>
  </w:num>
  <w:num w:numId="86" w16cid:durableId="883444907">
    <w:abstractNumId w:val="32"/>
  </w:num>
  <w:numIdMacAtCleanup w:val="7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vora Toledano-kitai">
    <w15:presenceInfo w15:providerId="AD" w15:userId="S::dvora@braude.ac.il::6c65bf6b-3936-4e36-838b-721740f25a5d"/>
  </w15:person>
  <w15:person w15:author="Orel Damti">
    <w15:presenceInfo w15:providerId="AD" w15:userId="S::oreldamti1996@s.braude.ac.il::26e85317-baf7-4ce9-a1b7-7b501999da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D45"/>
    <w:rsid w:val="00000951"/>
    <w:rsid w:val="000013EE"/>
    <w:rsid w:val="00003FAD"/>
    <w:rsid w:val="00006F4F"/>
    <w:rsid w:val="00011929"/>
    <w:rsid w:val="00024236"/>
    <w:rsid w:val="00024911"/>
    <w:rsid w:val="000252F2"/>
    <w:rsid w:val="00026013"/>
    <w:rsid w:val="00026150"/>
    <w:rsid w:val="000262C2"/>
    <w:rsid w:val="00027C68"/>
    <w:rsid w:val="0003048F"/>
    <w:rsid w:val="00032484"/>
    <w:rsid w:val="00034A7D"/>
    <w:rsid w:val="00035EB9"/>
    <w:rsid w:val="00037EBD"/>
    <w:rsid w:val="00040D0E"/>
    <w:rsid w:val="00041411"/>
    <w:rsid w:val="00041476"/>
    <w:rsid w:val="000423C2"/>
    <w:rsid w:val="0004287A"/>
    <w:rsid w:val="00053988"/>
    <w:rsid w:val="00054A21"/>
    <w:rsid w:val="00054CD5"/>
    <w:rsid w:val="0005748F"/>
    <w:rsid w:val="000610A5"/>
    <w:rsid w:val="000617BA"/>
    <w:rsid w:val="000623A6"/>
    <w:rsid w:val="00062FE2"/>
    <w:rsid w:val="00063EEE"/>
    <w:rsid w:val="000678E5"/>
    <w:rsid w:val="00070677"/>
    <w:rsid w:val="00073045"/>
    <w:rsid w:val="00076BE2"/>
    <w:rsid w:val="00077C91"/>
    <w:rsid w:val="00084A06"/>
    <w:rsid w:val="00085147"/>
    <w:rsid w:val="00086AAE"/>
    <w:rsid w:val="0009023E"/>
    <w:rsid w:val="00093317"/>
    <w:rsid w:val="00094C18"/>
    <w:rsid w:val="00095857"/>
    <w:rsid w:val="00096370"/>
    <w:rsid w:val="000A072A"/>
    <w:rsid w:val="000A13A0"/>
    <w:rsid w:val="000A3C7D"/>
    <w:rsid w:val="000B010F"/>
    <w:rsid w:val="000B11F0"/>
    <w:rsid w:val="000B21D8"/>
    <w:rsid w:val="000B2CA9"/>
    <w:rsid w:val="000B393C"/>
    <w:rsid w:val="000B48C7"/>
    <w:rsid w:val="000B492B"/>
    <w:rsid w:val="000B4C8D"/>
    <w:rsid w:val="000B66AD"/>
    <w:rsid w:val="000C2DE3"/>
    <w:rsid w:val="000C49B6"/>
    <w:rsid w:val="000C573D"/>
    <w:rsid w:val="000D02D5"/>
    <w:rsid w:val="000D08D8"/>
    <w:rsid w:val="000D1198"/>
    <w:rsid w:val="000D11A6"/>
    <w:rsid w:val="000D2B68"/>
    <w:rsid w:val="000D3787"/>
    <w:rsid w:val="000D48A2"/>
    <w:rsid w:val="000D64EB"/>
    <w:rsid w:val="000E04AD"/>
    <w:rsid w:val="000E135B"/>
    <w:rsid w:val="000E161F"/>
    <w:rsid w:val="000E3A65"/>
    <w:rsid w:val="000E5D45"/>
    <w:rsid w:val="000E66CC"/>
    <w:rsid w:val="000F2E3B"/>
    <w:rsid w:val="000F2E9B"/>
    <w:rsid w:val="0010095F"/>
    <w:rsid w:val="00101788"/>
    <w:rsid w:val="00111825"/>
    <w:rsid w:val="0011373E"/>
    <w:rsid w:val="0011686B"/>
    <w:rsid w:val="001202C1"/>
    <w:rsid w:val="00121B96"/>
    <w:rsid w:val="001236C7"/>
    <w:rsid w:val="001243BA"/>
    <w:rsid w:val="00125C67"/>
    <w:rsid w:val="00126C3A"/>
    <w:rsid w:val="001309A8"/>
    <w:rsid w:val="00130B4A"/>
    <w:rsid w:val="00130F2D"/>
    <w:rsid w:val="00131318"/>
    <w:rsid w:val="00132F47"/>
    <w:rsid w:val="00135FE1"/>
    <w:rsid w:val="00136686"/>
    <w:rsid w:val="001368B5"/>
    <w:rsid w:val="00137B24"/>
    <w:rsid w:val="00141D7C"/>
    <w:rsid w:val="00141E56"/>
    <w:rsid w:val="00144A79"/>
    <w:rsid w:val="0015091E"/>
    <w:rsid w:val="00152859"/>
    <w:rsid w:val="0015392E"/>
    <w:rsid w:val="0015742F"/>
    <w:rsid w:val="001606EE"/>
    <w:rsid w:val="0016561C"/>
    <w:rsid w:val="00165B61"/>
    <w:rsid w:val="00166EDC"/>
    <w:rsid w:val="00172BCB"/>
    <w:rsid w:val="00176818"/>
    <w:rsid w:val="00177A7C"/>
    <w:rsid w:val="001805AA"/>
    <w:rsid w:val="00180C22"/>
    <w:rsid w:val="00180EF3"/>
    <w:rsid w:val="00184119"/>
    <w:rsid w:val="001845AE"/>
    <w:rsid w:val="00186C26"/>
    <w:rsid w:val="0018783D"/>
    <w:rsid w:val="00187E77"/>
    <w:rsid w:val="0019064A"/>
    <w:rsid w:val="00191A35"/>
    <w:rsid w:val="0019252E"/>
    <w:rsid w:val="00193236"/>
    <w:rsid w:val="00194A98"/>
    <w:rsid w:val="00196B41"/>
    <w:rsid w:val="001A3888"/>
    <w:rsid w:val="001A4CCE"/>
    <w:rsid w:val="001A5E86"/>
    <w:rsid w:val="001A5EBC"/>
    <w:rsid w:val="001A6050"/>
    <w:rsid w:val="001A6559"/>
    <w:rsid w:val="001A787D"/>
    <w:rsid w:val="001A7D67"/>
    <w:rsid w:val="001B3143"/>
    <w:rsid w:val="001B3444"/>
    <w:rsid w:val="001B4678"/>
    <w:rsid w:val="001B4D5A"/>
    <w:rsid w:val="001B6D4A"/>
    <w:rsid w:val="001C1504"/>
    <w:rsid w:val="001C23FC"/>
    <w:rsid w:val="001C37C9"/>
    <w:rsid w:val="001C3B02"/>
    <w:rsid w:val="001C3B49"/>
    <w:rsid w:val="001C4E1E"/>
    <w:rsid w:val="001C541C"/>
    <w:rsid w:val="001C60D9"/>
    <w:rsid w:val="001C64DA"/>
    <w:rsid w:val="001C76F8"/>
    <w:rsid w:val="001D6C4A"/>
    <w:rsid w:val="001D6CDF"/>
    <w:rsid w:val="001D7738"/>
    <w:rsid w:val="001D7E06"/>
    <w:rsid w:val="001E2102"/>
    <w:rsid w:val="001E54E9"/>
    <w:rsid w:val="001E6E32"/>
    <w:rsid w:val="001F092F"/>
    <w:rsid w:val="001F13C0"/>
    <w:rsid w:val="001F3AF0"/>
    <w:rsid w:val="001F5950"/>
    <w:rsid w:val="001F610D"/>
    <w:rsid w:val="00200687"/>
    <w:rsid w:val="00203A4C"/>
    <w:rsid w:val="00203F24"/>
    <w:rsid w:val="00204673"/>
    <w:rsid w:val="0020725E"/>
    <w:rsid w:val="00210297"/>
    <w:rsid w:val="00214CBC"/>
    <w:rsid w:val="002153C3"/>
    <w:rsid w:val="0021565F"/>
    <w:rsid w:val="002165E9"/>
    <w:rsid w:val="00216FF8"/>
    <w:rsid w:val="00222015"/>
    <w:rsid w:val="00223137"/>
    <w:rsid w:val="00223A08"/>
    <w:rsid w:val="00231046"/>
    <w:rsid w:val="00231147"/>
    <w:rsid w:val="00231503"/>
    <w:rsid w:val="00231E10"/>
    <w:rsid w:val="002321E3"/>
    <w:rsid w:val="00232634"/>
    <w:rsid w:val="00235FED"/>
    <w:rsid w:val="0023685C"/>
    <w:rsid w:val="00237E6A"/>
    <w:rsid w:val="0024049E"/>
    <w:rsid w:val="002428C0"/>
    <w:rsid w:val="00245D1F"/>
    <w:rsid w:val="00246578"/>
    <w:rsid w:val="0024795A"/>
    <w:rsid w:val="002510AB"/>
    <w:rsid w:val="00251844"/>
    <w:rsid w:val="0025190A"/>
    <w:rsid w:val="0025244E"/>
    <w:rsid w:val="002524E1"/>
    <w:rsid w:val="002545B2"/>
    <w:rsid w:val="00254B1D"/>
    <w:rsid w:val="002552C4"/>
    <w:rsid w:val="002556CB"/>
    <w:rsid w:val="00256F4C"/>
    <w:rsid w:val="00263A8A"/>
    <w:rsid w:val="002656A0"/>
    <w:rsid w:val="0026749E"/>
    <w:rsid w:val="002709C1"/>
    <w:rsid w:val="00271603"/>
    <w:rsid w:val="00271A49"/>
    <w:rsid w:val="0027406B"/>
    <w:rsid w:val="00275390"/>
    <w:rsid w:val="00282E03"/>
    <w:rsid w:val="00283152"/>
    <w:rsid w:val="00283C05"/>
    <w:rsid w:val="0028447A"/>
    <w:rsid w:val="00286207"/>
    <w:rsid w:val="00286E47"/>
    <w:rsid w:val="00290760"/>
    <w:rsid w:val="0029258F"/>
    <w:rsid w:val="0029373C"/>
    <w:rsid w:val="002958B3"/>
    <w:rsid w:val="002A0343"/>
    <w:rsid w:val="002A2975"/>
    <w:rsid w:val="002A3769"/>
    <w:rsid w:val="002A4722"/>
    <w:rsid w:val="002A639B"/>
    <w:rsid w:val="002B10D7"/>
    <w:rsid w:val="002B2640"/>
    <w:rsid w:val="002B2C34"/>
    <w:rsid w:val="002B2E27"/>
    <w:rsid w:val="002B7155"/>
    <w:rsid w:val="002C1AED"/>
    <w:rsid w:val="002C2407"/>
    <w:rsid w:val="002C24A0"/>
    <w:rsid w:val="002C3196"/>
    <w:rsid w:val="002C3DF6"/>
    <w:rsid w:val="002C4A86"/>
    <w:rsid w:val="002C5B57"/>
    <w:rsid w:val="002C7A22"/>
    <w:rsid w:val="002D0234"/>
    <w:rsid w:val="002D03F2"/>
    <w:rsid w:val="002D25C4"/>
    <w:rsid w:val="002D4DA2"/>
    <w:rsid w:val="002D5846"/>
    <w:rsid w:val="002E018B"/>
    <w:rsid w:val="002E20BB"/>
    <w:rsid w:val="002E6BC7"/>
    <w:rsid w:val="002E7B03"/>
    <w:rsid w:val="002F1D99"/>
    <w:rsid w:val="002F3183"/>
    <w:rsid w:val="002F4D57"/>
    <w:rsid w:val="002F64CA"/>
    <w:rsid w:val="002F73AD"/>
    <w:rsid w:val="00303F2F"/>
    <w:rsid w:val="003048E6"/>
    <w:rsid w:val="00304FB9"/>
    <w:rsid w:val="0030598D"/>
    <w:rsid w:val="00306B89"/>
    <w:rsid w:val="00307130"/>
    <w:rsid w:val="0031034F"/>
    <w:rsid w:val="003106DE"/>
    <w:rsid w:val="00311200"/>
    <w:rsid w:val="0031508C"/>
    <w:rsid w:val="003162A2"/>
    <w:rsid w:val="003178E8"/>
    <w:rsid w:val="00317EBA"/>
    <w:rsid w:val="00320961"/>
    <w:rsid w:val="00320E49"/>
    <w:rsid w:val="00323514"/>
    <w:rsid w:val="0032698E"/>
    <w:rsid w:val="00331FD1"/>
    <w:rsid w:val="003325C0"/>
    <w:rsid w:val="0033266E"/>
    <w:rsid w:val="00333DA1"/>
    <w:rsid w:val="00334316"/>
    <w:rsid w:val="00334E3D"/>
    <w:rsid w:val="003376FF"/>
    <w:rsid w:val="003450D4"/>
    <w:rsid w:val="00345C18"/>
    <w:rsid w:val="00350772"/>
    <w:rsid w:val="00352624"/>
    <w:rsid w:val="00352A7C"/>
    <w:rsid w:val="003543F3"/>
    <w:rsid w:val="00357380"/>
    <w:rsid w:val="00357E9D"/>
    <w:rsid w:val="00361CF4"/>
    <w:rsid w:val="003634E0"/>
    <w:rsid w:val="0036484B"/>
    <w:rsid w:val="00366548"/>
    <w:rsid w:val="00370421"/>
    <w:rsid w:val="00371F5D"/>
    <w:rsid w:val="00372F0D"/>
    <w:rsid w:val="00373802"/>
    <w:rsid w:val="003752CC"/>
    <w:rsid w:val="003800B4"/>
    <w:rsid w:val="00380311"/>
    <w:rsid w:val="00383283"/>
    <w:rsid w:val="00383A9A"/>
    <w:rsid w:val="00384A7A"/>
    <w:rsid w:val="00391140"/>
    <w:rsid w:val="00391F41"/>
    <w:rsid w:val="003933E3"/>
    <w:rsid w:val="0039626C"/>
    <w:rsid w:val="00397276"/>
    <w:rsid w:val="003A07A2"/>
    <w:rsid w:val="003A149E"/>
    <w:rsid w:val="003A1F0C"/>
    <w:rsid w:val="003A5252"/>
    <w:rsid w:val="003A76AA"/>
    <w:rsid w:val="003A7D20"/>
    <w:rsid w:val="003B0F93"/>
    <w:rsid w:val="003B1165"/>
    <w:rsid w:val="003B11F2"/>
    <w:rsid w:val="003B3B95"/>
    <w:rsid w:val="003B3D29"/>
    <w:rsid w:val="003B4106"/>
    <w:rsid w:val="003C024F"/>
    <w:rsid w:val="003C1976"/>
    <w:rsid w:val="003C1DEC"/>
    <w:rsid w:val="003C2035"/>
    <w:rsid w:val="003C28DA"/>
    <w:rsid w:val="003C2C63"/>
    <w:rsid w:val="003C3080"/>
    <w:rsid w:val="003C638B"/>
    <w:rsid w:val="003D048D"/>
    <w:rsid w:val="003D42EC"/>
    <w:rsid w:val="003E090A"/>
    <w:rsid w:val="003E246F"/>
    <w:rsid w:val="003E2C32"/>
    <w:rsid w:val="003E4A77"/>
    <w:rsid w:val="003E517A"/>
    <w:rsid w:val="003E5F32"/>
    <w:rsid w:val="003E6562"/>
    <w:rsid w:val="003F3E01"/>
    <w:rsid w:val="003F7B7C"/>
    <w:rsid w:val="00400883"/>
    <w:rsid w:val="00401333"/>
    <w:rsid w:val="00404A45"/>
    <w:rsid w:val="00412A1E"/>
    <w:rsid w:val="0041404A"/>
    <w:rsid w:val="0041516C"/>
    <w:rsid w:val="00415DFD"/>
    <w:rsid w:val="004176E6"/>
    <w:rsid w:val="00417E42"/>
    <w:rsid w:val="00420601"/>
    <w:rsid w:val="00422C94"/>
    <w:rsid w:val="00427871"/>
    <w:rsid w:val="0043135A"/>
    <w:rsid w:val="00432241"/>
    <w:rsid w:val="00433D45"/>
    <w:rsid w:val="004360C1"/>
    <w:rsid w:val="00440D90"/>
    <w:rsid w:val="00442A30"/>
    <w:rsid w:val="00445CD3"/>
    <w:rsid w:val="00446D3B"/>
    <w:rsid w:val="004533C1"/>
    <w:rsid w:val="00453687"/>
    <w:rsid w:val="00453C0C"/>
    <w:rsid w:val="00454492"/>
    <w:rsid w:val="004544EF"/>
    <w:rsid w:val="004548C9"/>
    <w:rsid w:val="00456CE0"/>
    <w:rsid w:val="00457AC3"/>
    <w:rsid w:val="00460DC2"/>
    <w:rsid w:val="00463BD4"/>
    <w:rsid w:val="00464B67"/>
    <w:rsid w:val="00464F4E"/>
    <w:rsid w:val="0046696D"/>
    <w:rsid w:val="00467DDC"/>
    <w:rsid w:val="004710EE"/>
    <w:rsid w:val="00471DEE"/>
    <w:rsid w:val="004735DD"/>
    <w:rsid w:val="004739DD"/>
    <w:rsid w:val="00474AF5"/>
    <w:rsid w:val="004775D3"/>
    <w:rsid w:val="00477952"/>
    <w:rsid w:val="00477A7E"/>
    <w:rsid w:val="00480553"/>
    <w:rsid w:val="00480949"/>
    <w:rsid w:val="004827D6"/>
    <w:rsid w:val="00482CA1"/>
    <w:rsid w:val="00483018"/>
    <w:rsid w:val="004846A5"/>
    <w:rsid w:val="004849FB"/>
    <w:rsid w:val="00484F2C"/>
    <w:rsid w:val="00485652"/>
    <w:rsid w:val="00486345"/>
    <w:rsid w:val="00486799"/>
    <w:rsid w:val="00487023"/>
    <w:rsid w:val="004871E6"/>
    <w:rsid w:val="004975F5"/>
    <w:rsid w:val="004A4E42"/>
    <w:rsid w:val="004A4F31"/>
    <w:rsid w:val="004A6142"/>
    <w:rsid w:val="004B0D87"/>
    <w:rsid w:val="004B0F2A"/>
    <w:rsid w:val="004B566E"/>
    <w:rsid w:val="004B7000"/>
    <w:rsid w:val="004C067B"/>
    <w:rsid w:val="004C177F"/>
    <w:rsid w:val="004C3FC8"/>
    <w:rsid w:val="004C47A2"/>
    <w:rsid w:val="004C6C4B"/>
    <w:rsid w:val="004D10F8"/>
    <w:rsid w:val="004D2227"/>
    <w:rsid w:val="004D2C73"/>
    <w:rsid w:val="004D32B9"/>
    <w:rsid w:val="004D5324"/>
    <w:rsid w:val="004E199D"/>
    <w:rsid w:val="004E2EC7"/>
    <w:rsid w:val="004E4F68"/>
    <w:rsid w:val="004E6639"/>
    <w:rsid w:val="004F20D8"/>
    <w:rsid w:val="004F3139"/>
    <w:rsid w:val="004F6C8A"/>
    <w:rsid w:val="004F745E"/>
    <w:rsid w:val="004F7E4C"/>
    <w:rsid w:val="005019A0"/>
    <w:rsid w:val="0050203D"/>
    <w:rsid w:val="0050242C"/>
    <w:rsid w:val="00503B0B"/>
    <w:rsid w:val="00505970"/>
    <w:rsid w:val="00505A29"/>
    <w:rsid w:val="0051117D"/>
    <w:rsid w:val="00514E61"/>
    <w:rsid w:val="005170A3"/>
    <w:rsid w:val="005176B6"/>
    <w:rsid w:val="00517D12"/>
    <w:rsid w:val="00521AC4"/>
    <w:rsid w:val="00527AD3"/>
    <w:rsid w:val="00530CAA"/>
    <w:rsid w:val="00531914"/>
    <w:rsid w:val="005324D5"/>
    <w:rsid w:val="0053731F"/>
    <w:rsid w:val="00540B9B"/>
    <w:rsid w:val="005427CB"/>
    <w:rsid w:val="00542E95"/>
    <w:rsid w:val="00543117"/>
    <w:rsid w:val="00544E60"/>
    <w:rsid w:val="00545863"/>
    <w:rsid w:val="00547CBD"/>
    <w:rsid w:val="005504E0"/>
    <w:rsid w:val="005521E3"/>
    <w:rsid w:val="005532CD"/>
    <w:rsid w:val="00553B17"/>
    <w:rsid w:val="005547FB"/>
    <w:rsid w:val="0055549E"/>
    <w:rsid w:val="00555AD7"/>
    <w:rsid w:val="00557FFE"/>
    <w:rsid w:val="0056163C"/>
    <w:rsid w:val="00562081"/>
    <w:rsid w:val="00564455"/>
    <w:rsid w:val="0056485C"/>
    <w:rsid w:val="00565246"/>
    <w:rsid w:val="005679AD"/>
    <w:rsid w:val="00573457"/>
    <w:rsid w:val="00573E70"/>
    <w:rsid w:val="00574F6A"/>
    <w:rsid w:val="00576100"/>
    <w:rsid w:val="0057613A"/>
    <w:rsid w:val="00576864"/>
    <w:rsid w:val="00581E39"/>
    <w:rsid w:val="00584CEC"/>
    <w:rsid w:val="0058500C"/>
    <w:rsid w:val="00587701"/>
    <w:rsid w:val="00592591"/>
    <w:rsid w:val="00592B05"/>
    <w:rsid w:val="005934A6"/>
    <w:rsid w:val="0059361B"/>
    <w:rsid w:val="00593F0E"/>
    <w:rsid w:val="005945E5"/>
    <w:rsid w:val="005946D2"/>
    <w:rsid w:val="00594CFA"/>
    <w:rsid w:val="005A0F1B"/>
    <w:rsid w:val="005A1213"/>
    <w:rsid w:val="005A25CD"/>
    <w:rsid w:val="005A310A"/>
    <w:rsid w:val="005A6611"/>
    <w:rsid w:val="005A684C"/>
    <w:rsid w:val="005B1380"/>
    <w:rsid w:val="005B21F4"/>
    <w:rsid w:val="005B4556"/>
    <w:rsid w:val="005B5912"/>
    <w:rsid w:val="005B5B51"/>
    <w:rsid w:val="005C13EA"/>
    <w:rsid w:val="005C231C"/>
    <w:rsid w:val="005C4ABA"/>
    <w:rsid w:val="005C50CC"/>
    <w:rsid w:val="005D0305"/>
    <w:rsid w:val="005D14E1"/>
    <w:rsid w:val="005D1D53"/>
    <w:rsid w:val="005D2F57"/>
    <w:rsid w:val="005D30F7"/>
    <w:rsid w:val="005D6079"/>
    <w:rsid w:val="005E0C15"/>
    <w:rsid w:val="005E48D0"/>
    <w:rsid w:val="005E6D12"/>
    <w:rsid w:val="005F1F4A"/>
    <w:rsid w:val="005F20BC"/>
    <w:rsid w:val="005F3650"/>
    <w:rsid w:val="005F3B6F"/>
    <w:rsid w:val="005F7EB4"/>
    <w:rsid w:val="006000C5"/>
    <w:rsid w:val="00601D0C"/>
    <w:rsid w:val="00603331"/>
    <w:rsid w:val="00603E9C"/>
    <w:rsid w:val="0060403C"/>
    <w:rsid w:val="0060548A"/>
    <w:rsid w:val="00613414"/>
    <w:rsid w:val="006148AB"/>
    <w:rsid w:val="0061641C"/>
    <w:rsid w:val="00624CC5"/>
    <w:rsid w:val="00625C52"/>
    <w:rsid w:val="00630804"/>
    <w:rsid w:val="0063261E"/>
    <w:rsid w:val="0063549F"/>
    <w:rsid w:val="0063558D"/>
    <w:rsid w:val="00641354"/>
    <w:rsid w:val="006466A9"/>
    <w:rsid w:val="00651058"/>
    <w:rsid w:val="00651E6F"/>
    <w:rsid w:val="006520BF"/>
    <w:rsid w:val="00652613"/>
    <w:rsid w:val="006526D9"/>
    <w:rsid w:val="00652E3D"/>
    <w:rsid w:val="006557BC"/>
    <w:rsid w:val="0065694C"/>
    <w:rsid w:val="0065752C"/>
    <w:rsid w:val="00657B5B"/>
    <w:rsid w:val="006614F7"/>
    <w:rsid w:val="006634E1"/>
    <w:rsid w:val="00663F3B"/>
    <w:rsid w:val="006660DE"/>
    <w:rsid w:val="00666EF6"/>
    <w:rsid w:val="006670CB"/>
    <w:rsid w:val="00667958"/>
    <w:rsid w:val="00670AD2"/>
    <w:rsid w:val="00671157"/>
    <w:rsid w:val="00672F45"/>
    <w:rsid w:val="00674354"/>
    <w:rsid w:val="00674A28"/>
    <w:rsid w:val="00674A8C"/>
    <w:rsid w:val="00677508"/>
    <w:rsid w:val="00680338"/>
    <w:rsid w:val="0068187C"/>
    <w:rsid w:val="00683012"/>
    <w:rsid w:val="00683BD2"/>
    <w:rsid w:val="00684930"/>
    <w:rsid w:val="00685737"/>
    <w:rsid w:val="00686450"/>
    <w:rsid w:val="006873CC"/>
    <w:rsid w:val="006874B9"/>
    <w:rsid w:val="00691090"/>
    <w:rsid w:val="006927AC"/>
    <w:rsid w:val="006933F1"/>
    <w:rsid w:val="00693647"/>
    <w:rsid w:val="00695A5C"/>
    <w:rsid w:val="00695ADF"/>
    <w:rsid w:val="00697089"/>
    <w:rsid w:val="0069781E"/>
    <w:rsid w:val="006A40F2"/>
    <w:rsid w:val="006A4A9B"/>
    <w:rsid w:val="006B0700"/>
    <w:rsid w:val="006B6CF3"/>
    <w:rsid w:val="006B749E"/>
    <w:rsid w:val="006C206F"/>
    <w:rsid w:val="006C3A88"/>
    <w:rsid w:val="006C5B5C"/>
    <w:rsid w:val="006C6881"/>
    <w:rsid w:val="006C7AF8"/>
    <w:rsid w:val="006D2511"/>
    <w:rsid w:val="006D2770"/>
    <w:rsid w:val="006D45CC"/>
    <w:rsid w:val="006D5B31"/>
    <w:rsid w:val="006D6AC4"/>
    <w:rsid w:val="006E00E0"/>
    <w:rsid w:val="006E0192"/>
    <w:rsid w:val="006E1BA4"/>
    <w:rsid w:val="006E3A50"/>
    <w:rsid w:val="006E6D6A"/>
    <w:rsid w:val="006E7CD7"/>
    <w:rsid w:val="006E7E8D"/>
    <w:rsid w:val="006F07E4"/>
    <w:rsid w:val="006F0D04"/>
    <w:rsid w:val="006F1468"/>
    <w:rsid w:val="006F1663"/>
    <w:rsid w:val="006F1686"/>
    <w:rsid w:val="006F17DC"/>
    <w:rsid w:val="006F1803"/>
    <w:rsid w:val="006F4973"/>
    <w:rsid w:val="006F5B10"/>
    <w:rsid w:val="006F5BED"/>
    <w:rsid w:val="006F6AE4"/>
    <w:rsid w:val="006F6FA3"/>
    <w:rsid w:val="00703352"/>
    <w:rsid w:val="00703B77"/>
    <w:rsid w:val="00703DEF"/>
    <w:rsid w:val="007065DD"/>
    <w:rsid w:val="00706A88"/>
    <w:rsid w:val="00707009"/>
    <w:rsid w:val="00711BC2"/>
    <w:rsid w:val="0071276D"/>
    <w:rsid w:val="007232D7"/>
    <w:rsid w:val="00723E7C"/>
    <w:rsid w:val="00724943"/>
    <w:rsid w:val="0073097A"/>
    <w:rsid w:val="00730D90"/>
    <w:rsid w:val="00732385"/>
    <w:rsid w:val="00732D09"/>
    <w:rsid w:val="00734020"/>
    <w:rsid w:val="00734989"/>
    <w:rsid w:val="00736824"/>
    <w:rsid w:val="00737113"/>
    <w:rsid w:val="00737359"/>
    <w:rsid w:val="007404DE"/>
    <w:rsid w:val="007406BD"/>
    <w:rsid w:val="007429D5"/>
    <w:rsid w:val="007434A4"/>
    <w:rsid w:val="0074470C"/>
    <w:rsid w:val="00747889"/>
    <w:rsid w:val="00750C87"/>
    <w:rsid w:val="007522A2"/>
    <w:rsid w:val="00752523"/>
    <w:rsid w:val="00752D6C"/>
    <w:rsid w:val="007535CA"/>
    <w:rsid w:val="00756324"/>
    <w:rsid w:val="007578DD"/>
    <w:rsid w:val="0076071A"/>
    <w:rsid w:val="00760B2E"/>
    <w:rsid w:val="00762336"/>
    <w:rsid w:val="007625B6"/>
    <w:rsid w:val="007629D9"/>
    <w:rsid w:val="00764175"/>
    <w:rsid w:val="00767AD5"/>
    <w:rsid w:val="00770A7B"/>
    <w:rsid w:val="00776699"/>
    <w:rsid w:val="00777973"/>
    <w:rsid w:val="00780B4A"/>
    <w:rsid w:val="007823F3"/>
    <w:rsid w:val="00785908"/>
    <w:rsid w:val="0078674F"/>
    <w:rsid w:val="0079214C"/>
    <w:rsid w:val="00794BEF"/>
    <w:rsid w:val="0079502D"/>
    <w:rsid w:val="00795B49"/>
    <w:rsid w:val="007A2277"/>
    <w:rsid w:val="007A227D"/>
    <w:rsid w:val="007A37C0"/>
    <w:rsid w:val="007A40D4"/>
    <w:rsid w:val="007A4D4D"/>
    <w:rsid w:val="007A4D73"/>
    <w:rsid w:val="007A58CB"/>
    <w:rsid w:val="007A6455"/>
    <w:rsid w:val="007B3AE2"/>
    <w:rsid w:val="007B4B1C"/>
    <w:rsid w:val="007B4C19"/>
    <w:rsid w:val="007B6040"/>
    <w:rsid w:val="007C0674"/>
    <w:rsid w:val="007C12C8"/>
    <w:rsid w:val="007C2AE7"/>
    <w:rsid w:val="007C2B6A"/>
    <w:rsid w:val="007C2F70"/>
    <w:rsid w:val="007C45F8"/>
    <w:rsid w:val="007C7F3D"/>
    <w:rsid w:val="007D0C10"/>
    <w:rsid w:val="007D163E"/>
    <w:rsid w:val="007D2533"/>
    <w:rsid w:val="007D318A"/>
    <w:rsid w:val="007D40B0"/>
    <w:rsid w:val="007D7DE5"/>
    <w:rsid w:val="007E038F"/>
    <w:rsid w:val="007E21FD"/>
    <w:rsid w:val="007E34D1"/>
    <w:rsid w:val="007F376A"/>
    <w:rsid w:val="007F50AD"/>
    <w:rsid w:val="007F5286"/>
    <w:rsid w:val="007F56BB"/>
    <w:rsid w:val="00800633"/>
    <w:rsid w:val="00801546"/>
    <w:rsid w:val="00803761"/>
    <w:rsid w:val="008038A0"/>
    <w:rsid w:val="00803C84"/>
    <w:rsid w:val="00806CF5"/>
    <w:rsid w:val="00807A18"/>
    <w:rsid w:val="00807BC2"/>
    <w:rsid w:val="008100D3"/>
    <w:rsid w:val="008128A4"/>
    <w:rsid w:val="008138A8"/>
    <w:rsid w:val="008143A1"/>
    <w:rsid w:val="00814CB8"/>
    <w:rsid w:val="00815C10"/>
    <w:rsid w:val="00815C50"/>
    <w:rsid w:val="0081613E"/>
    <w:rsid w:val="008204A3"/>
    <w:rsid w:val="008227F7"/>
    <w:rsid w:val="00823AC5"/>
    <w:rsid w:val="008253EA"/>
    <w:rsid w:val="00825CF7"/>
    <w:rsid w:val="008316CD"/>
    <w:rsid w:val="008319BA"/>
    <w:rsid w:val="008320C8"/>
    <w:rsid w:val="00832817"/>
    <w:rsid w:val="00834B1E"/>
    <w:rsid w:val="008354E2"/>
    <w:rsid w:val="00836BB7"/>
    <w:rsid w:val="0083720C"/>
    <w:rsid w:val="0083762E"/>
    <w:rsid w:val="00837E82"/>
    <w:rsid w:val="00841D6C"/>
    <w:rsid w:val="00842279"/>
    <w:rsid w:val="00842C3B"/>
    <w:rsid w:val="00843342"/>
    <w:rsid w:val="008443E1"/>
    <w:rsid w:val="00844BFD"/>
    <w:rsid w:val="00847A2C"/>
    <w:rsid w:val="0085222E"/>
    <w:rsid w:val="00853119"/>
    <w:rsid w:val="008532E1"/>
    <w:rsid w:val="0085484B"/>
    <w:rsid w:val="00862DDC"/>
    <w:rsid w:val="0086517A"/>
    <w:rsid w:val="00865F3E"/>
    <w:rsid w:val="0086677A"/>
    <w:rsid w:val="00866BEA"/>
    <w:rsid w:val="00870746"/>
    <w:rsid w:val="00872EAA"/>
    <w:rsid w:val="00875386"/>
    <w:rsid w:val="00875CD6"/>
    <w:rsid w:val="00875CEC"/>
    <w:rsid w:val="00876E3D"/>
    <w:rsid w:val="008777F2"/>
    <w:rsid w:val="008811AC"/>
    <w:rsid w:val="0088130D"/>
    <w:rsid w:val="00881E48"/>
    <w:rsid w:val="0088234B"/>
    <w:rsid w:val="00882E0E"/>
    <w:rsid w:val="00883BEF"/>
    <w:rsid w:val="00886726"/>
    <w:rsid w:val="00892A68"/>
    <w:rsid w:val="00892FF0"/>
    <w:rsid w:val="00897EAE"/>
    <w:rsid w:val="008A1ADA"/>
    <w:rsid w:val="008B12A7"/>
    <w:rsid w:val="008B1A69"/>
    <w:rsid w:val="008B2F0C"/>
    <w:rsid w:val="008B3B4B"/>
    <w:rsid w:val="008B3E80"/>
    <w:rsid w:val="008B5279"/>
    <w:rsid w:val="008B6AC4"/>
    <w:rsid w:val="008B7CD2"/>
    <w:rsid w:val="008C1853"/>
    <w:rsid w:val="008C457C"/>
    <w:rsid w:val="008C471D"/>
    <w:rsid w:val="008C5147"/>
    <w:rsid w:val="008C69D3"/>
    <w:rsid w:val="008C6B26"/>
    <w:rsid w:val="008D20F1"/>
    <w:rsid w:val="008D299D"/>
    <w:rsid w:val="008D31E4"/>
    <w:rsid w:val="008D3AC4"/>
    <w:rsid w:val="008D3B94"/>
    <w:rsid w:val="008D5000"/>
    <w:rsid w:val="008D7FD8"/>
    <w:rsid w:val="008E0952"/>
    <w:rsid w:val="008E1DA7"/>
    <w:rsid w:val="008E3C83"/>
    <w:rsid w:val="008E45BB"/>
    <w:rsid w:val="008E4D1D"/>
    <w:rsid w:val="008E4ED5"/>
    <w:rsid w:val="008F0491"/>
    <w:rsid w:val="008F17E6"/>
    <w:rsid w:val="008F1AF0"/>
    <w:rsid w:val="008F6860"/>
    <w:rsid w:val="008F6C05"/>
    <w:rsid w:val="008F7850"/>
    <w:rsid w:val="0090013C"/>
    <w:rsid w:val="00900A33"/>
    <w:rsid w:val="00901A4E"/>
    <w:rsid w:val="00904C06"/>
    <w:rsid w:val="00906432"/>
    <w:rsid w:val="00907580"/>
    <w:rsid w:val="009078F9"/>
    <w:rsid w:val="0091043A"/>
    <w:rsid w:val="00910499"/>
    <w:rsid w:val="009105EB"/>
    <w:rsid w:val="00916AE0"/>
    <w:rsid w:val="0091722D"/>
    <w:rsid w:val="00920A0B"/>
    <w:rsid w:val="00924680"/>
    <w:rsid w:val="00924ACA"/>
    <w:rsid w:val="00930AE0"/>
    <w:rsid w:val="009312C4"/>
    <w:rsid w:val="00931A21"/>
    <w:rsid w:val="009344BF"/>
    <w:rsid w:val="009351C7"/>
    <w:rsid w:val="00935E6A"/>
    <w:rsid w:val="00936818"/>
    <w:rsid w:val="009400A5"/>
    <w:rsid w:val="009414F6"/>
    <w:rsid w:val="00942817"/>
    <w:rsid w:val="00943F41"/>
    <w:rsid w:val="00950BFE"/>
    <w:rsid w:val="0095239A"/>
    <w:rsid w:val="00953178"/>
    <w:rsid w:val="00960662"/>
    <w:rsid w:val="00962694"/>
    <w:rsid w:val="00963101"/>
    <w:rsid w:val="00964AB5"/>
    <w:rsid w:val="00965556"/>
    <w:rsid w:val="009704E2"/>
    <w:rsid w:val="00971675"/>
    <w:rsid w:val="00972E22"/>
    <w:rsid w:val="00975E0C"/>
    <w:rsid w:val="009761D6"/>
    <w:rsid w:val="00982342"/>
    <w:rsid w:val="00983466"/>
    <w:rsid w:val="00984D1D"/>
    <w:rsid w:val="009867A6"/>
    <w:rsid w:val="00987DB5"/>
    <w:rsid w:val="009901F4"/>
    <w:rsid w:val="00990CA9"/>
    <w:rsid w:val="00993E19"/>
    <w:rsid w:val="00997989"/>
    <w:rsid w:val="009A04EF"/>
    <w:rsid w:val="009A30DF"/>
    <w:rsid w:val="009A331A"/>
    <w:rsid w:val="009A3900"/>
    <w:rsid w:val="009A48F2"/>
    <w:rsid w:val="009A4A4C"/>
    <w:rsid w:val="009A5C5A"/>
    <w:rsid w:val="009A5F5E"/>
    <w:rsid w:val="009A69BC"/>
    <w:rsid w:val="009A79AC"/>
    <w:rsid w:val="009B0114"/>
    <w:rsid w:val="009B0269"/>
    <w:rsid w:val="009B0449"/>
    <w:rsid w:val="009B1A0C"/>
    <w:rsid w:val="009B404F"/>
    <w:rsid w:val="009B7E5A"/>
    <w:rsid w:val="009C16E0"/>
    <w:rsid w:val="009C20D2"/>
    <w:rsid w:val="009C265F"/>
    <w:rsid w:val="009C3190"/>
    <w:rsid w:val="009C4378"/>
    <w:rsid w:val="009C47F2"/>
    <w:rsid w:val="009C7305"/>
    <w:rsid w:val="009D0634"/>
    <w:rsid w:val="009D337E"/>
    <w:rsid w:val="009D37A2"/>
    <w:rsid w:val="009D4473"/>
    <w:rsid w:val="009E0848"/>
    <w:rsid w:val="009E400D"/>
    <w:rsid w:val="009E56D6"/>
    <w:rsid w:val="009E6199"/>
    <w:rsid w:val="009E6C2E"/>
    <w:rsid w:val="009F14A4"/>
    <w:rsid w:val="009F4411"/>
    <w:rsid w:val="009F7471"/>
    <w:rsid w:val="00A005CD"/>
    <w:rsid w:val="00A0271F"/>
    <w:rsid w:val="00A044F4"/>
    <w:rsid w:val="00A055BC"/>
    <w:rsid w:val="00A07312"/>
    <w:rsid w:val="00A073E5"/>
    <w:rsid w:val="00A10E94"/>
    <w:rsid w:val="00A11F2B"/>
    <w:rsid w:val="00A15B38"/>
    <w:rsid w:val="00A163C2"/>
    <w:rsid w:val="00A16440"/>
    <w:rsid w:val="00A1742E"/>
    <w:rsid w:val="00A23CFB"/>
    <w:rsid w:val="00A242B5"/>
    <w:rsid w:val="00A24CAD"/>
    <w:rsid w:val="00A26738"/>
    <w:rsid w:val="00A26B89"/>
    <w:rsid w:val="00A27983"/>
    <w:rsid w:val="00A279E3"/>
    <w:rsid w:val="00A322C4"/>
    <w:rsid w:val="00A32453"/>
    <w:rsid w:val="00A358A4"/>
    <w:rsid w:val="00A3733B"/>
    <w:rsid w:val="00A374DC"/>
    <w:rsid w:val="00A37C77"/>
    <w:rsid w:val="00A419B8"/>
    <w:rsid w:val="00A41F3A"/>
    <w:rsid w:val="00A4392C"/>
    <w:rsid w:val="00A44536"/>
    <w:rsid w:val="00A45215"/>
    <w:rsid w:val="00A45596"/>
    <w:rsid w:val="00A507E8"/>
    <w:rsid w:val="00A50A88"/>
    <w:rsid w:val="00A5150E"/>
    <w:rsid w:val="00A516AC"/>
    <w:rsid w:val="00A51769"/>
    <w:rsid w:val="00A52D58"/>
    <w:rsid w:val="00A53092"/>
    <w:rsid w:val="00A60D08"/>
    <w:rsid w:val="00A623CC"/>
    <w:rsid w:val="00A70819"/>
    <w:rsid w:val="00A73A35"/>
    <w:rsid w:val="00A76668"/>
    <w:rsid w:val="00A76E24"/>
    <w:rsid w:val="00A839FB"/>
    <w:rsid w:val="00A83F0B"/>
    <w:rsid w:val="00A8638E"/>
    <w:rsid w:val="00A86619"/>
    <w:rsid w:val="00A8695A"/>
    <w:rsid w:val="00A9359E"/>
    <w:rsid w:val="00A93E66"/>
    <w:rsid w:val="00A965CA"/>
    <w:rsid w:val="00A977AA"/>
    <w:rsid w:val="00AA0DC7"/>
    <w:rsid w:val="00AA16AB"/>
    <w:rsid w:val="00AA171E"/>
    <w:rsid w:val="00AA2991"/>
    <w:rsid w:val="00AA3255"/>
    <w:rsid w:val="00AA5D83"/>
    <w:rsid w:val="00AB0E63"/>
    <w:rsid w:val="00AB221F"/>
    <w:rsid w:val="00AB3208"/>
    <w:rsid w:val="00AB36FE"/>
    <w:rsid w:val="00AC3069"/>
    <w:rsid w:val="00AC43A0"/>
    <w:rsid w:val="00AC46DD"/>
    <w:rsid w:val="00AC4C64"/>
    <w:rsid w:val="00AC5C89"/>
    <w:rsid w:val="00AD1A41"/>
    <w:rsid w:val="00AD2555"/>
    <w:rsid w:val="00AD39A1"/>
    <w:rsid w:val="00AD44CB"/>
    <w:rsid w:val="00AD7E1E"/>
    <w:rsid w:val="00AE22FB"/>
    <w:rsid w:val="00AE3D3E"/>
    <w:rsid w:val="00AE6971"/>
    <w:rsid w:val="00AF07B6"/>
    <w:rsid w:val="00AF1159"/>
    <w:rsid w:val="00AF1F14"/>
    <w:rsid w:val="00AF4C76"/>
    <w:rsid w:val="00B00066"/>
    <w:rsid w:val="00B0127A"/>
    <w:rsid w:val="00B0481C"/>
    <w:rsid w:val="00B048EB"/>
    <w:rsid w:val="00B059DB"/>
    <w:rsid w:val="00B05E2F"/>
    <w:rsid w:val="00B06905"/>
    <w:rsid w:val="00B07645"/>
    <w:rsid w:val="00B07823"/>
    <w:rsid w:val="00B10297"/>
    <w:rsid w:val="00B12A15"/>
    <w:rsid w:val="00B14C0B"/>
    <w:rsid w:val="00B14D01"/>
    <w:rsid w:val="00B2010A"/>
    <w:rsid w:val="00B2303B"/>
    <w:rsid w:val="00B244D1"/>
    <w:rsid w:val="00B2590D"/>
    <w:rsid w:val="00B27908"/>
    <w:rsid w:val="00B3112B"/>
    <w:rsid w:val="00B318B3"/>
    <w:rsid w:val="00B35792"/>
    <w:rsid w:val="00B3704E"/>
    <w:rsid w:val="00B37661"/>
    <w:rsid w:val="00B379E0"/>
    <w:rsid w:val="00B40706"/>
    <w:rsid w:val="00B409FB"/>
    <w:rsid w:val="00B41B96"/>
    <w:rsid w:val="00B4324D"/>
    <w:rsid w:val="00B435B9"/>
    <w:rsid w:val="00B440A6"/>
    <w:rsid w:val="00B4575B"/>
    <w:rsid w:val="00B460DE"/>
    <w:rsid w:val="00B46A56"/>
    <w:rsid w:val="00B50515"/>
    <w:rsid w:val="00B52FFF"/>
    <w:rsid w:val="00B53025"/>
    <w:rsid w:val="00B553E8"/>
    <w:rsid w:val="00B55839"/>
    <w:rsid w:val="00B57A9D"/>
    <w:rsid w:val="00B606E2"/>
    <w:rsid w:val="00B613F5"/>
    <w:rsid w:val="00B61DD9"/>
    <w:rsid w:val="00B62ACD"/>
    <w:rsid w:val="00B6490D"/>
    <w:rsid w:val="00B65114"/>
    <w:rsid w:val="00B6658E"/>
    <w:rsid w:val="00B67291"/>
    <w:rsid w:val="00B672C3"/>
    <w:rsid w:val="00B70899"/>
    <w:rsid w:val="00B71907"/>
    <w:rsid w:val="00B71E6E"/>
    <w:rsid w:val="00B76401"/>
    <w:rsid w:val="00B7749F"/>
    <w:rsid w:val="00B8259A"/>
    <w:rsid w:val="00B82C44"/>
    <w:rsid w:val="00B83756"/>
    <w:rsid w:val="00B84D2C"/>
    <w:rsid w:val="00B85EF2"/>
    <w:rsid w:val="00B86452"/>
    <w:rsid w:val="00B9135E"/>
    <w:rsid w:val="00B921C0"/>
    <w:rsid w:val="00B93339"/>
    <w:rsid w:val="00B943F7"/>
    <w:rsid w:val="00B95C59"/>
    <w:rsid w:val="00B9645D"/>
    <w:rsid w:val="00B97715"/>
    <w:rsid w:val="00BA4122"/>
    <w:rsid w:val="00BA44EE"/>
    <w:rsid w:val="00BA4B67"/>
    <w:rsid w:val="00BA5017"/>
    <w:rsid w:val="00BA6713"/>
    <w:rsid w:val="00BA7EAB"/>
    <w:rsid w:val="00BB0952"/>
    <w:rsid w:val="00BB0FE3"/>
    <w:rsid w:val="00BB1207"/>
    <w:rsid w:val="00BB2EC7"/>
    <w:rsid w:val="00BB354F"/>
    <w:rsid w:val="00BB5976"/>
    <w:rsid w:val="00BC00C5"/>
    <w:rsid w:val="00BC0390"/>
    <w:rsid w:val="00BC0F14"/>
    <w:rsid w:val="00BC11F8"/>
    <w:rsid w:val="00BC4CC1"/>
    <w:rsid w:val="00BC52DE"/>
    <w:rsid w:val="00BC5452"/>
    <w:rsid w:val="00BC558F"/>
    <w:rsid w:val="00BC62ED"/>
    <w:rsid w:val="00BD080D"/>
    <w:rsid w:val="00BE0A75"/>
    <w:rsid w:val="00BE5A44"/>
    <w:rsid w:val="00BE5E81"/>
    <w:rsid w:val="00BE665D"/>
    <w:rsid w:val="00BE73B8"/>
    <w:rsid w:val="00BF2D1F"/>
    <w:rsid w:val="00BF7312"/>
    <w:rsid w:val="00BF7A52"/>
    <w:rsid w:val="00C03054"/>
    <w:rsid w:val="00C05094"/>
    <w:rsid w:val="00C060C7"/>
    <w:rsid w:val="00C061EF"/>
    <w:rsid w:val="00C137A8"/>
    <w:rsid w:val="00C15011"/>
    <w:rsid w:val="00C158C2"/>
    <w:rsid w:val="00C172BD"/>
    <w:rsid w:val="00C1760D"/>
    <w:rsid w:val="00C22A85"/>
    <w:rsid w:val="00C22B8D"/>
    <w:rsid w:val="00C25124"/>
    <w:rsid w:val="00C25DF6"/>
    <w:rsid w:val="00C26E22"/>
    <w:rsid w:val="00C27172"/>
    <w:rsid w:val="00C35A77"/>
    <w:rsid w:val="00C3749A"/>
    <w:rsid w:val="00C37EA6"/>
    <w:rsid w:val="00C4291F"/>
    <w:rsid w:val="00C42C06"/>
    <w:rsid w:val="00C43089"/>
    <w:rsid w:val="00C4336B"/>
    <w:rsid w:val="00C43EDA"/>
    <w:rsid w:val="00C464BF"/>
    <w:rsid w:val="00C47A76"/>
    <w:rsid w:val="00C51DBB"/>
    <w:rsid w:val="00C5239B"/>
    <w:rsid w:val="00C5254C"/>
    <w:rsid w:val="00C56207"/>
    <w:rsid w:val="00C56E56"/>
    <w:rsid w:val="00C570F4"/>
    <w:rsid w:val="00C57DD2"/>
    <w:rsid w:val="00C628DA"/>
    <w:rsid w:val="00C63C64"/>
    <w:rsid w:val="00C66025"/>
    <w:rsid w:val="00C6710C"/>
    <w:rsid w:val="00C725F2"/>
    <w:rsid w:val="00C81C30"/>
    <w:rsid w:val="00C8208C"/>
    <w:rsid w:val="00C855F5"/>
    <w:rsid w:val="00C9141E"/>
    <w:rsid w:val="00C933BE"/>
    <w:rsid w:val="00C93C03"/>
    <w:rsid w:val="00C940E5"/>
    <w:rsid w:val="00C94459"/>
    <w:rsid w:val="00C96DA5"/>
    <w:rsid w:val="00C97853"/>
    <w:rsid w:val="00C97B30"/>
    <w:rsid w:val="00CA3AB2"/>
    <w:rsid w:val="00CA6A8F"/>
    <w:rsid w:val="00CB279F"/>
    <w:rsid w:val="00CB4F51"/>
    <w:rsid w:val="00CB6C18"/>
    <w:rsid w:val="00CB7B9B"/>
    <w:rsid w:val="00CC16CA"/>
    <w:rsid w:val="00CD1871"/>
    <w:rsid w:val="00CD1DCB"/>
    <w:rsid w:val="00CD3037"/>
    <w:rsid w:val="00CD6DE4"/>
    <w:rsid w:val="00CE1AC0"/>
    <w:rsid w:val="00CE65CB"/>
    <w:rsid w:val="00CF6B50"/>
    <w:rsid w:val="00D0049F"/>
    <w:rsid w:val="00D00FE4"/>
    <w:rsid w:val="00D05C8F"/>
    <w:rsid w:val="00D1132E"/>
    <w:rsid w:val="00D113E8"/>
    <w:rsid w:val="00D136E7"/>
    <w:rsid w:val="00D226B7"/>
    <w:rsid w:val="00D24F07"/>
    <w:rsid w:val="00D27668"/>
    <w:rsid w:val="00D278A5"/>
    <w:rsid w:val="00D34010"/>
    <w:rsid w:val="00D34ECA"/>
    <w:rsid w:val="00D35925"/>
    <w:rsid w:val="00D35FBD"/>
    <w:rsid w:val="00D368B7"/>
    <w:rsid w:val="00D37190"/>
    <w:rsid w:val="00D40AF0"/>
    <w:rsid w:val="00D41586"/>
    <w:rsid w:val="00D43233"/>
    <w:rsid w:val="00D436B5"/>
    <w:rsid w:val="00D44616"/>
    <w:rsid w:val="00D519B0"/>
    <w:rsid w:val="00D52267"/>
    <w:rsid w:val="00D54718"/>
    <w:rsid w:val="00D56331"/>
    <w:rsid w:val="00D6492C"/>
    <w:rsid w:val="00D73CA4"/>
    <w:rsid w:val="00D757E7"/>
    <w:rsid w:val="00D7641C"/>
    <w:rsid w:val="00D775C8"/>
    <w:rsid w:val="00D80337"/>
    <w:rsid w:val="00D81DD6"/>
    <w:rsid w:val="00D83E44"/>
    <w:rsid w:val="00D9467C"/>
    <w:rsid w:val="00DA00BD"/>
    <w:rsid w:val="00DA1252"/>
    <w:rsid w:val="00DA145E"/>
    <w:rsid w:val="00DA21A1"/>
    <w:rsid w:val="00DA2D67"/>
    <w:rsid w:val="00DA5A4D"/>
    <w:rsid w:val="00DB2522"/>
    <w:rsid w:val="00DB5E74"/>
    <w:rsid w:val="00DB709A"/>
    <w:rsid w:val="00DC293D"/>
    <w:rsid w:val="00DC3E71"/>
    <w:rsid w:val="00DC3F09"/>
    <w:rsid w:val="00DC4AB2"/>
    <w:rsid w:val="00DD03C1"/>
    <w:rsid w:val="00DD147D"/>
    <w:rsid w:val="00DD1A2A"/>
    <w:rsid w:val="00DD2688"/>
    <w:rsid w:val="00DD41E3"/>
    <w:rsid w:val="00DD4204"/>
    <w:rsid w:val="00DD69A7"/>
    <w:rsid w:val="00DD7498"/>
    <w:rsid w:val="00DF372C"/>
    <w:rsid w:val="00DF7602"/>
    <w:rsid w:val="00DF7710"/>
    <w:rsid w:val="00E00646"/>
    <w:rsid w:val="00E00B2A"/>
    <w:rsid w:val="00E0211E"/>
    <w:rsid w:val="00E0219D"/>
    <w:rsid w:val="00E0291A"/>
    <w:rsid w:val="00E037B5"/>
    <w:rsid w:val="00E050A4"/>
    <w:rsid w:val="00E0525E"/>
    <w:rsid w:val="00E06670"/>
    <w:rsid w:val="00E07D75"/>
    <w:rsid w:val="00E144F2"/>
    <w:rsid w:val="00E15A52"/>
    <w:rsid w:val="00E16570"/>
    <w:rsid w:val="00E200F6"/>
    <w:rsid w:val="00E20257"/>
    <w:rsid w:val="00E20C54"/>
    <w:rsid w:val="00E2526D"/>
    <w:rsid w:val="00E26394"/>
    <w:rsid w:val="00E278BF"/>
    <w:rsid w:val="00E27A12"/>
    <w:rsid w:val="00E32B5B"/>
    <w:rsid w:val="00E335D0"/>
    <w:rsid w:val="00E34CCD"/>
    <w:rsid w:val="00E3698E"/>
    <w:rsid w:val="00E36A61"/>
    <w:rsid w:val="00E37877"/>
    <w:rsid w:val="00E43180"/>
    <w:rsid w:val="00E44762"/>
    <w:rsid w:val="00E458EA"/>
    <w:rsid w:val="00E46A59"/>
    <w:rsid w:val="00E50385"/>
    <w:rsid w:val="00E50883"/>
    <w:rsid w:val="00E50DC2"/>
    <w:rsid w:val="00E5384F"/>
    <w:rsid w:val="00E541BA"/>
    <w:rsid w:val="00E55548"/>
    <w:rsid w:val="00E562C8"/>
    <w:rsid w:val="00E56C83"/>
    <w:rsid w:val="00E60952"/>
    <w:rsid w:val="00E625E5"/>
    <w:rsid w:val="00E6420E"/>
    <w:rsid w:val="00E67939"/>
    <w:rsid w:val="00E711FD"/>
    <w:rsid w:val="00E721D5"/>
    <w:rsid w:val="00E72F80"/>
    <w:rsid w:val="00E76CBA"/>
    <w:rsid w:val="00E777D6"/>
    <w:rsid w:val="00E8096E"/>
    <w:rsid w:val="00E8368E"/>
    <w:rsid w:val="00E86777"/>
    <w:rsid w:val="00E875B7"/>
    <w:rsid w:val="00E9009F"/>
    <w:rsid w:val="00E907B3"/>
    <w:rsid w:val="00E914C4"/>
    <w:rsid w:val="00EA0C81"/>
    <w:rsid w:val="00EA110F"/>
    <w:rsid w:val="00EA4224"/>
    <w:rsid w:val="00EA71D1"/>
    <w:rsid w:val="00EA79C8"/>
    <w:rsid w:val="00EB0A44"/>
    <w:rsid w:val="00EB0E83"/>
    <w:rsid w:val="00EB13CE"/>
    <w:rsid w:val="00EB3018"/>
    <w:rsid w:val="00EB55CD"/>
    <w:rsid w:val="00EB58F2"/>
    <w:rsid w:val="00EC1859"/>
    <w:rsid w:val="00EC3BE5"/>
    <w:rsid w:val="00EC49EC"/>
    <w:rsid w:val="00EC6E64"/>
    <w:rsid w:val="00ED271A"/>
    <w:rsid w:val="00ED3E55"/>
    <w:rsid w:val="00EE4D0A"/>
    <w:rsid w:val="00EE6699"/>
    <w:rsid w:val="00EE68BF"/>
    <w:rsid w:val="00EE693F"/>
    <w:rsid w:val="00EE759B"/>
    <w:rsid w:val="00EF1185"/>
    <w:rsid w:val="00EF2CE5"/>
    <w:rsid w:val="00F019EB"/>
    <w:rsid w:val="00F020BB"/>
    <w:rsid w:val="00F021BF"/>
    <w:rsid w:val="00F02E2D"/>
    <w:rsid w:val="00F04A71"/>
    <w:rsid w:val="00F05FF7"/>
    <w:rsid w:val="00F060EA"/>
    <w:rsid w:val="00F110D4"/>
    <w:rsid w:val="00F11A50"/>
    <w:rsid w:val="00F12812"/>
    <w:rsid w:val="00F13EF9"/>
    <w:rsid w:val="00F144B6"/>
    <w:rsid w:val="00F21561"/>
    <w:rsid w:val="00F24338"/>
    <w:rsid w:val="00F262C5"/>
    <w:rsid w:val="00F26ACD"/>
    <w:rsid w:val="00F27226"/>
    <w:rsid w:val="00F312AA"/>
    <w:rsid w:val="00F312EB"/>
    <w:rsid w:val="00F32257"/>
    <w:rsid w:val="00F32F42"/>
    <w:rsid w:val="00F33299"/>
    <w:rsid w:val="00F337F8"/>
    <w:rsid w:val="00F34BB2"/>
    <w:rsid w:val="00F3581D"/>
    <w:rsid w:val="00F35BDB"/>
    <w:rsid w:val="00F37094"/>
    <w:rsid w:val="00F40AC3"/>
    <w:rsid w:val="00F447D5"/>
    <w:rsid w:val="00F45927"/>
    <w:rsid w:val="00F45D84"/>
    <w:rsid w:val="00F47AC8"/>
    <w:rsid w:val="00F47DF8"/>
    <w:rsid w:val="00F50B3E"/>
    <w:rsid w:val="00F51B4C"/>
    <w:rsid w:val="00F53A77"/>
    <w:rsid w:val="00F6162A"/>
    <w:rsid w:val="00F61A45"/>
    <w:rsid w:val="00F632F6"/>
    <w:rsid w:val="00F63858"/>
    <w:rsid w:val="00F64042"/>
    <w:rsid w:val="00F65B99"/>
    <w:rsid w:val="00F67276"/>
    <w:rsid w:val="00F67C60"/>
    <w:rsid w:val="00F702B9"/>
    <w:rsid w:val="00F703A3"/>
    <w:rsid w:val="00F71E98"/>
    <w:rsid w:val="00F764AC"/>
    <w:rsid w:val="00F765CD"/>
    <w:rsid w:val="00F76AF2"/>
    <w:rsid w:val="00F77942"/>
    <w:rsid w:val="00F77F08"/>
    <w:rsid w:val="00F83AAD"/>
    <w:rsid w:val="00F855BD"/>
    <w:rsid w:val="00F8585E"/>
    <w:rsid w:val="00F86891"/>
    <w:rsid w:val="00F90824"/>
    <w:rsid w:val="00F90BB7"/>
    <w:rsid w:val="00F90FB1"/>
    <w:rsid w:val="00F9298F"/>
    <w:rsid w:val="00F9334F"/>
    <w:rsid w:val="00FA213C"/>
    <w:rsid w:val="00FA59AC"/>
    <w:rsid w:val="00FA6933"/>
    <w:rsid w:val="00FB0796"/>
    <w:rsid w:val="00FB095E"/>
    <w:rsid w:val="00FB235A"/>
    <w:rsid w:val="00FB2B70"/>
    <w:rsid w:val="00FB4FE4"/>
    <w:rsid w:val="00FC0418"/>
    <w:rsid w:val="00FC103F"/>
    <w:rsid w:val="00FC1A8A"/>
    <w:rsid w:val="00FC4143"/>
    <w:rsid w:val="00FC5BA1"/>
    <w:rsid w:val="00FC6758"/>
    <w:rsid w:val="00FD0E13"/>
    <w:rsid w:val="00FD1135"/>
    <w:rsid w:val="00FD1836"/>
    <w:rsid w:val="00FD1C92"/>
    <w:rsid w:val="00FD2EDB"/>
    <w:rsid w:val="00FD63AB"/>
    <w:rsid w:val="00FD6757"/>
    <w:rsid w:val="00FD7097"/>
    <w:rsid w:val="00FD716C"/>
    <w:rsid w:val="00FD783D"/>
    <w:rsid w:val="00FE038C"/>
    <w:rsid w:val="00FE19BE"/>
    <w:rsid w:val="00FE4E2E"/>
    <w:rsid w:val="00FE5D7F"/>
    <w:rsid w:val="00FF1521"/>
    <w:rsid w:val="00FF1A3B"/>
    <w:rsid w:val="00FF34EA"/>
    <w:rsid w:val="00FF3B5A"/>
    <w:rsid w:val="00FF5845"/>
    <w:rsid w:val="00FF59B6"/>
    <w:rsid w:val="00FF5AD5"/>
    <w:rsid w:val="00FF631C"/>
    <w:rsid w:val="00FF7860"/>
    <w:rsid w:val="00FF7A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7B745"/>
  <w15:chartTrackingRefBased/>
  <w15:docId w15:val="{6048338F-1FEE-44EC-A3FA-820B0272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77973"/>
  </w:style>
  <w:style w:type="paragraph" w:styleId="1">
    <w:name w:val="heading 1"/>
    <w:basedOn w:val="a"/>
    <w:next w:val="a"/>
    <w:link w:val="10"/>
    <w:uiPriority w:val="9"/>
    <w:qFormat/>
    <w:rsid w:val="000E5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E5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E5D4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E5D4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E5D4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E5D4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E5D4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E5D4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E5D4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E5D4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0E5D4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0E5D4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0E5D45"/>
    <w:rPr>
      <w:rFonts w:eastAsiaTheme="majorEastAsia" w:cstheme="majorBidi"/>
      <w:i/>
      <w:iCs/>
      <w:color w:val="0F4761" w:themeColor="accent1" w:themeShade="BF"/>
    </w:rPr>
  </w:style>
  <w:style w:type="character" w:customStyle="1" w:styleId="50">
    <w:name w:val="כותרת 5 תו"/>
    <w:basedOn w:val="a0"/>
    <w:link w:val="5"/>
    <w:uiPriority w:val="9"/>
    <w:semiHidden/>
    <w:rsid w:val="000E5D45"/>
    <w:rPr>
      <w:rFonts w:eastAsiaTheme="majorEastAsia" w:cstheme="majorBidi"/>
      <w:color w:val="0F4761" w:themeColor="accent1" w:themeShade="BF"/>
    </w:rPr>
  </w:style>
  <w:style w:type="character" w:customStyle="1" w:styleId="60">
    <w:name w:val="כותרת 6 תו"/>
    <w:basedOn w:val="a0"/>
    <w:link w:val="6"/>
    <w:uiPriority w:val="9"/>
    <w:semiHidden/>
    <w:rsid w:val="000E5D45"/>
    <w:rPr>
      <w:rFonts w:eastAsiaTheme="majorEastAsia" w:cstheme="majorBidi"/>
      <w:i/>
      <w:iCs/>
      <w:color w:val="595959" w:themeColor="text1" w:themeTint="A6"/>
    </w:rPr>
  </w:style>
  <w:style w:type="character" w:customStyle="1" w:styleId="70">
    <w:name w:val="כותרת 7 תו"/>
    <w:basedOn w:val="a0"/>
    <w:link w:val="7"/>
    <w:uiPriority w:val="9"/>
    <w:semiHidden/>
    <w:rsid w:val="000E5D45"/>
    <w:rPr>
      <w:rFonts w:eastAsiaTheme="majorEastAsia" w:cstheme="majorBidi"/>
      <w:color w:val="595959" w:themeColor="text1" w:themeTint="A6"/>
    </w:rPr>
  </w:style>
  <w:style w:type="character" w:customStyle="1" w:styleId="80">
    <w:name w:val="כותרת 8 תו"/>
    <w:basedOn w:val="a0"/>
    <w:link w:val="8"/>
    <w:uiPriority w:val="9"/>
    <w:semiHidden/>
    <w:rsid w:val="000E5D45"/>
    <w:rPr>
      <w:rFonts w:eastAsiaTheme="majorEastAsia" w:cstheme="majorBidi"/>
      <w:i/>
      <w:iCs/>
      <w:color w:val="272727" w:themeColor="text1" w:themeTint="D8"/>
    </w:rPr>
  </w:style>
  <w:style w:type="character" w:customStyle="1" w:styleId="90">
    <w:name w:val="כותרת 9 תו"/>
    <w:basedOn w:val="a0"/>
    <w:link w:val="9"/>
    <w:uiPriority w:val="9"/>
    <w:semiHidden/>
    <w:rsid w:val="000E5D45"/>
    <w:rPr>
      <w:rFonts w:eastAsiaTheme="majorEastAsia" w:cstheme="majorBidi"/>
      <w:color w:val="272727" w:themeColor="text1" w:themeTint="D8"/>
    </w:rPr>
  </w:style>
  <w:style w:type="paragraph" w:styleId="a3">
    <w:name w:val="Title"/>
    <w:basedOn w:val="a"/>
    <w:next w:val="a"/>
    <w:link w:val="a4"/>
    <w:uiPriority w:val="10"/>
    <w:qFormat/>
    <w:rsid w:val="000E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0E5D4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5D4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0E5D4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E5D45"/>
    <w:pPr>
      <w:spacing w:before="160"/>
      <w:jc w:val="center"/>
    </w:pPr>
    <w:rPr>
      <w:i/>
      <w:iCs/>
      <w:color w:val="404040" w:themeColor="text1" w:themeTint="BF"/>
    </w:rPr>
  </w:style>
  <w:style w:type="character" w:customStyle="1" w:styleId="a8">
    <w:name w:val="ציטוט תו"/>
    <w:basedOn w:val="a0"/>
    <w:link w:val="a7"/>
    <w:uiPriority w:val="29"/>
    <w:rsid w:val="000E5D45"/>
    <w:rPr>
      <w:i/>
      <w:iCs/>
      <w:color w:val="404040" w:themeColor="text1" w:themeTint="BF"/>
    </w:rPr>
  </w:style>
  <w:style w:type="paragraph" w:styleId="a9">
    <w:name w:val="List Paragraph"/>
    <w:basedOn w:val="a"/>
    <w:uiPriority w:val="34"/>
    <w:qFormat/>
    <w:rsid w:val="000E5D45"/>
    <w:pPr>
      <w:ind w:left="720"/>
      <w:contextualSpacing/>
    </w:pPr>
  </w:style>
  <w:style w:type="character" w:styleId="aa">
    <w:name w:val="Intense Emphasis"/>
    <w:basedOn w:val="a0"/>
    <w:uiPriority w:val="21"/>
    <w:qFormat/>
    <w:rsid w:val="000E5D45"/>
    <w:rPr>
      <w:i/>
      <w:iCs/>
      <w:color w:val="0F4761" w:themeColor="accent1" w:themeShade="BF"/>
    </w:rPr>
  </w:style>
  <w:style w:type="paragraph" w:styleId="ab">
    <w:name w:val="Intense Quote"/>
    <w:basedOn w:val="a"/>
    <w:next w:val="a"/>
    <w:link w:val="ac"/>
    <w:uiPriority w:val="30"/>
    <w:qFormat/>
    <w:rsid w:val="000E5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0E5D45"/>
    <w:rPr>
      <w:i/>
      <w:iCs/>
      <w:color w:val="0F4761" w:themeColor="accent1" w:themeShade="BF"/>
    </w:rPr>
  </w:style>
  <w:style w:type="character" w:styleId="ad">
    <w:name w:val="Intense Reference"/>
    <w:basedOn w:val="a0"/>
    <w:uiPriority w:val="32"/>
    <w:qFormat/>
    <w:rsid w:val="000E5D45"/>
    <w:rPr>
      <w:b/>
      <w:bCs/>
      <w:smallCaps/>
      <w:color w:val="0F4761" w:themeColor="accent1" w:themeShade="BF"/>
      <w:spacing w:val="5"/>
    </w:rPr>
  </w:style>
  <w:style w:type="character" w:styleId="Hyperlink">
    <w:name w:val="Hyperlink"/>
    <w:basedOn w:val="a0"/>
    <w:uiPriority w:val="99"/>
    <w:unhideWhenUsed/>
    <w:rsid w:val="005B5912"/>
    <w:rPr>
      <w:color w:val="467886" w:themeColor="hyperlink"/>
      <w:u w:val="single"/>
    </w:rPr>
  </w:style>
  <w:style w:type="character" w:styleId="ae">
    <w:name w:val="Unresolved Mention"/>
    <w:basedOn w:val="a0"/>
    <w:uiPriority w:val="99"/>
    <w:semiHidden/>
    <w:unhideWhenUsed/>
    <w:rsid w:val="005B5912"/>
    <w:rPr>
      <w:color w:val="605E5C"/>
      <w:shd w:val="clear" w:color="auto" w:fill="E1DFDD"/>
    </w:rPr>
  </w:style>
  <w:style w:type="paragraph" w:styleId="af">
    <w:name w:val="header"/>
    <w:basedOn w:val="a"/>
    <w:link w:val="af0"/>
    <w:uiPriority w:val="99"/>
    <w:unhideWhenUsed/>
    <w:rsid w:val="00070677"/>
    <w:pPr>
      <w:tabs>
        <w:tab w:val="center" w:pos="4680"/>
        <w:tab w:val="right" w:pos="9360"/>
      </w:tabs>
      <w:spacing w:after="0" w:line="240" w:lineRule="auto"/>
    </w:pPr>
  </w:style>
  <w:style w:type="character" w:customStyle="1" w:styleId="af0">
    <w:name w:val="כותרת עליונה תו"/>
    <w:basedOn w:val="a0"/>
    <w:link w:val="af"/>
    <w:uiPriority w:val="99"/>
    <w:rsid w:val="00070677"/>
  </w:style>
  <w:style w:type="paragraph" w:styleId="af1">
    <w:name w:val="footer"/>
    <w:basedOn w:val="a"/>
    <w:link w:val="af2"/>
    <w:uiPriority w:val="99"/>
    <w:unhideWhenUsed/>
    <w:rsid w:val="00070677"/>
    <w:pPr>
      <w:tabs>
        <w:tab w:val="center" w:pos="4680"/>
        <w:tab w:val="right" w:pos="9360"/>
      </w:tabs>
      <w:spacing w:after="0" w:line="240" w:lineRule="auto"/>
    </w:pPr>
  </w:style>
  <w:style w:type="character" w:customStyle="1" w:styleId="af2">
    <w:name w:val="כותרת תחתונה תו"/>
    <w:basedOn w:val="a0"/>
    <w:link w:val="af1"/>
    <w:uiPriority w:val="99"/>
    <w:rsid w:val="00070677"/>
  </w:style>
  <w:style w:type="paragraph" w:styleId="af3">
    <w:name w:val="Revision"/>
    <w:hidden/>
    <w:uiPriority w:val="99"/>
    <w:semiHidden/>
    <w:rsid w:val="0030598D"/>
    <w:pPr>
      <w:spacing w:after="0" w:line="240" w:lineRule="auto"/>
    </w:pPr>
  </w:style>
  <w:style w:type="character" w:styleId="af4">
    <w:name w:val="annotation reference"/>
    <w:basedOn w:val="a0"/>
    <w:uiPriority w:val="99"/>
    <w:semiHidden/>
    <w:unhideWhenUsed/>
    <w:rsid w:val="00D34ECA"/>
    <w:rPr>
      <w:sz w:val="16"/>
      <w:szCs w:val="16"/>
    </w:rPr>
  </w:style>
  <w:style w:type="paragraph" w:styleId="af5">
    <w:name w:val="annotation text"/>
    <w:basedOn w:val="a"/>
    <w:link w:val="af6"/>
    <w:uiPriority w:val="99"/>
    <w:unhideWhenUsed/>
    <w:rsid w:val="00D34ECA"/>
    <w:pPr>
      <w:spacing w:line="240" w:lineRule="auto"/>
    </w:pPr>
    <w:rPr>
      <w:sz w:val="20"/>
      <w:szCs w:val="20"/>
    </w:rPr>
  </w:style>
  <w:style w:type="character" w:customStyle="1" w:styleId="af6">
    <w:name w:val="טקסט הערה תו"/>
    <w:basedOn w:val="a0"/>
    <w:link w:val="af5"/>
    <w:uiPriority w:val="99"/>
    <w:rsid w:val="00D34ECA"/>
    <w:rPr>
      <w:sz w:val="20"/>
      <w:szCs w:val="20"/>
    </w:rPr>
  </w:style>
  <w:style w:type="paragraph" w:styleId="af7">
    <w:name w:val="annotation subject"/>
    <w:basedOn w:val="af5"/>
    <w:next w:val="af5"/>
    <w:link w:val="af8"/>
    <w:uiPriority w:val="99"/>
    <w:semiHidden/>
    <w:unhideWhenUsed/>
    <w:rsid w:val="00D34ECA"/>
    <w:rPr>
      <w:b/>
      <w:bCs/>
    </w:rPr>
  </w:style>
  <w:style w:type="character" w:customStyle="1" w:styleId="af8">
    <w:name w:val="נושא הערה תו"/>
    <w:basedOn w:val="af6"/>
    <w:link w:val="af7"/>
    <w:uiPriority w:val="99"/>
    <w:semiHidden/>
    <w:rsid w:val="00D34ECA"/>
    <w:rPr>
      <w:b/>
      <w:bCs/>
      <w:sz w:val="20"/>
      <w:szCs w:val="20"/>
    </w:rPr>
  </w:style>
  <w:style w:type="character" w:styleId="af9">
    <w:name w:val="Strong"/>
    <w:basedOn w:val="a0"/>
    <w:uiPriority w:val="22"/>
    <w:qFormat/>
    <w:rsid w:val="00807BC2"/>
    <w:rPr>
      <w:b/>
      <w:bCs/>
    </w:rPr>
  </w:style>
  <w:style w:type="character" w:customStyle="1" w:styleId="katex-mathml">
    <w:name w:val="katex-mathml"/>
    <w:basedOn w:val="a0"/>
    <w:rsid w:val="004710EE"/>
  </w:style>
  <w:style w:type="character" w:customStyle="1" w:styleId="mord">
    <w:name w:val="mord"/>
    <w:basedOn w:val="a0"/>
    <w:rsid w:val="004710EE"/>
  </w:style>
  <w:style w:type="character" w:styleId="afa">
    <w:name w:val="Placeholder Text"/>
    <w:basedOn w:val="a0"/>
    <w:uiPriority w:val="99"/>
    <w:semiHidden/>
    <w:rsid w:val="00D37190"/>
    <w:rPr>
      <w:color w:val="666666"/>
    </w:rPr>
  </w:style>
  <w:style w:type="character" w:styleId="FollowedHyperlink">
    <w:name w:val="FollowedHyperlink"/>
    <w:basedOn w:val="a0"/>
    <w:uiPriority w:val="99"/>
    <w:semiHidden/>
    <w:unhideWhenUsed/>
    <w:rsid w:val="00A76668"/>
    <w:rPr>
      <w:color w:val="96607D" w:themeColor="followedHyperlink"/>
      <w:u w:val="single"/>
    </w:rPr>
  </w:style>
  <w:style w:type="paragraph" w:styleId="afb">
    <w:name w:val="TOC Heading"/>
    <w:basedOn w:val="1"/>
    <w:next w:val="a"/>
    <w:uiPriority w:val="39"/>
    <w:unhideWhenUsed/>
    <w:qFormat/>
    <w:rsid w:val="00870746"/>
    <w:pPr>
      <w:bidi/>
      <w:spacing w:before="240" w:after="0" w:line="259" w:lineRule="auto"/>
      <w:outlineLvl w:val="9"/>
    </w:pPr>
    <w:rPr>
      <w:kern w:val="0"/>
      <w:sz w:val="32"/>
      <w:szCs w:val="32"/>
      <w:rtl/>
      <w:cs/>
      <w14:ligatures w14:val="none"/>
    </w:rPr>
  </w:style>
  <w:style w:type="paragraph" w:styleId="TOC2">
    <w:name w:val="toc 2"/>
    <w:basedOn w:val="a"/>
    <w:next w:val="a"/>
    <w:autoRedefine/>
    <w:uiPriority w:val="39"/>
    <w:unhideWhenUsed/>
    <w:rsid w:val="00870746"/>
    <w:pPr>
      <w:bidi/>
      <w:spacing w:after="100" w:line="259" w:lineRule="auto"/>
      <w:ind w:left="220"/>
    </w:pPr>
    <w:rPr>
      <w:rFonts w:eastAsiaTheme="minorEastAsia" w:cs="Times New Roman"/>
      <w:kern w:val="0"/>
      <w:sz w:val="22"/>
      <w:szCs w:val="22"/>
      <w:rtl/>
      <w:cs/>
      <w14:ligatures w14:val="none"/>
    </w:rPr>
  </w:style>
  <w:style w:type="paragraph" w:styleId="TOC1">
    <w:name w:val="toc 1"/>
    <w:basedOn w:val="a"/>
    <w:next w:val="a"/>
    <w:autoRedefine/>
    <w:uiPriority w:val="39"/>
    <w:unhideWhenUsed/>
    <w:rsid w:val="00870746"/>
    <w:pPr>
      <w:bidi/>
      <w:spacing w:after="100" w:line="259" w:lineRule="auto"/>
    </w:pPr>
    <w:rPr>
      <w:rFonts w:eastAsiaTheme="minorEastAsia" w:cs="Times New Roman"/>
      <w:kern w:val="0"/>
      <w:sz w:val="22"/>
      <w:szCs w:val="22"/>
      <w:rtl/>
      <w:cs/>
      <w14:ligatures w14:val="none"/>
    </w:rPr>
  </w:style>
  <w:style w:type="paragraph" w:styleId="TOC3">
    <w:name w:val="toc 3"/>
    <w:basedOn w:val="a"/>
    <w:next w:val="a"/>
    <w:autoRedefine/>
    <w:uiPriority w:val="39"/>
    <w:unhideWhenUsed/>
    <w:rsid w:val="00870746"/>
    <w:pPr>
      <w:bidi/>
      <w:spacing w:after="100" w:line="259" w:lineRule="auto"/>
      <w:ind w:left="440"/>
    </w:pPr>
    <w:rPr>
      <w:rFonts w:eastAsiaTheme="minorEastAsia" w:cs="Times New Roman"/>
      <w:kern w:val="0"/>
      <w:sz w:val="22"/>
      <w:szCs w:val="22"/>
      <w:rtl/>
      <w:cs/>
      <w14:ligatures w14:val="none"/>
    </w:rPr>
  </w:style>
  <w:style w:type="paragraph" w:styleId="NormalWeb">
    <w:name w:val="Normal (Web)"/>
    <w:basedOn w:val="a"/>
    <w:uiPriority w:val="99"/>
    <w:semiHidden/>
    <w:unhideWhenUsed/>
    <w:rsid w:val="00BA4B6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6846">
      <w:bodyDiv w:val="1"/>
      <w:marLeft w:val="0"/>
      <w:marRight w:val="0"/>
      <w:marTop w:val="0"/>
      <w:marBottom w:val="0"/>
      <w:divBdr>
        <w:top w:val="none" w:sz="0" w:space="0" w:color="auto"/>
        <w:left w:val="none" w:sz="0" w:space="0" w:color="auto"/>
        <w:bottom w:val="none" w:sz="0" w:space="0" w:color="auto"/>
        <w:right w:val="none" w:sz="0" w:space="0" w:color="auto"/>
      </w:divBdr>
    </w:div>
    <w:div w:id="118110195">
      <w:bodyDiv w:val="1"/>
      <w:marLeft w:val="0"/>
      <w:marRight w:val="0"/>
      <w:marTop w:val="0"/>
      <w:marBottom w:val="0"/>
      <w:divBdr>
        <w:top w:val="none" w:sz="0" w:space="0" w:color="auto"/>
        <w:left w:val="none" w:sz="0" w:space="0" w:color="auto"/>
        <w:bottom w:val="none" w:sz="0" w:space="0" w:color="auto"/>
        <w:right w:val="none" w:sz="0" w:space="0" w:color="auto"/>
      </w:divBdr>
    </w:div>
    <w:div w:id="147718668">
      <w:bodyDiv w:val="1"/>
      <w:marLeft w:val="0"/>
      <w:marRight w:val="0"/>
      <w:marTop w:val="0"/>
      <w:marBottom w:val="0"/>
      <w:divBdr>
        <w:top w:val="none" w:sz="0" w:space="0" w:color="auto"/>
        <w:left w:val="none" w:sz="0" w:space="0" w:color="auto"/>
        <w:bottom w:val="none" w:sz="0" w:space="0" w:color="auto"/>
        <w:right w:val="none" w:sz="0" w:space="0" w:color="auto"/>
      </w:divBdr>
    </w:div>
    <w:div w:id="217323975">
      <w:bodyDiv w:val="1"/>
      <w:marLeft w:val="0"/>
      <w:marRight w:val="0"/>
      <w:marTop w:val="0"/>
      <w:marBottom w:val="0"/>
      <w:divBdr>
        <w:top w:val="none" w:sz="0" w:space="0" w:color="auto"/>
        <w:left w:val="none" w:sz="0" w:space="0" w:color="auto"/>
        <w:bottom w:val="none" w:sz="0" w:space="0" w:color="auto"/>
        <w:right w:val="none" w:sz="0" w:space="0" w:color="auto"/>
      </w:divBdr>
    </w:div>
    <w:div w:id="220216245">
      <w:bodyDiv w:val="1"/>
      <w:marLeft w:val="0"/>
      <w:marRight w:val="0"/>
      <w:marTop w:val="0"/>
      <w:marBottom w:val="0"/>
      <w:divBdr>
        <w:top w:val="none" w:sz="0" w:space="0" w:color="auto"/>
        <w:left w:val="none" w:sz="0" w:space="0" w:color="auto"/>
        <w:bottom w:val="none" w:sz="0" w:space="0" w:color="auto"/>
        <w:right w:val="none" w:sz="0" w:space="0" w:color="auto"/>
      </w:divBdr>
    </w:div>
    <w:div w:id="368338700">
      <w:bodyDiv w:val="1"/>
      <w:marLeft w:val="0"/>
      <w:marRight w:val="0"/>
      <w:marTop w:val="0"/>
      <w:marBottom w:val="0"/>
      <w:divBdr>
        <w:top w:val="none" w:sz="0" w:space="0" w:color="auto"/>
        <w:left w:val="none" w:sz="0" w:space="0" w:color="auto"/>
        <w:bottom w:val="none" w:sz="0" w:space="0" w:color="auto"/>
        <w:right w:val="none" w:sz="0" w:space="0" w:color="auto"/>
      </w:divBdr>
    </w:div>
    <w:div w:id="401217432">
      <w:bodyDiv w:val="1"/>
      <w:marLeft w:val="0"/>
      <w:marRight w:val="0"/>
      <w:marTop w:val="0"/>
      <w:marBottom w:val="0"/>
      <w:divBdr>
        <w:top w:val="none" w:sz="0" w:space="0" w:color="auto"/>
        <w:left w:val="none" w:sz="0" w:space="0" w:color="auto"/>
        <w:bottom w:val="none" w:sz="0" w:space="0" w:color="auto"/>
        <w:right w:val="none" w:sz="0" w:space="0" w:color="auto"/>
      </w:divBdr>
    </w:div>
    <w:div w:id="416025219">
      <w:bodyDiv w:val="1"/>
      <w:marLeft w:val="0"/>
      <w:marRight w:val="0"/>
      <w:marTop w:val="0"/>
      <w:marBottom w:val="0"/>
      <w:divBdr>
        <w:top w:val="none" w:sz="0" w:space="0" w:color="auto"/>
        <w:left w:val="none" w:sz="0" w:space="0" w:color="auto"/>
        <w:bottom w:val="none" w:sz="0" w:space="0" w:color="auto"/>
        <w:right w:val="none" w:sz="0" w:space="0" w:color="auto"/>
      </w:divBdr>
    </w:div>
    <w:div w:id="418216541">
      <w:bodyDiv w:val="1"/>
      <w:marLeft w:val="0"/>
      <w:marRight w:val="0"/>
      <w:marTop w:val="0"/>
      <w:marBottom w:val="0"/>
      <w:divBdr>
        <w:top w:val="none" w:sz="0" w:space="0" w:color="auto"/>
        <w:left w:val="none" w:sz="0" w:space="0" w:color="auto"/>
        <w:bottom w:val="none" w:sz="0" w:space="0" w:color="auto"/>
        <w:right w:val="none" w:sz="0" w:space="0" w:color="auto"/>
      </w:divBdr>
    </w:div>
    <w:div w:id="421220728">
      <w:bodyDiv w:val="1"/>
      <w:marLeft w:val="0"/>
      <w:marRight w:val="0"/>
      <w:marTop w:val="0"/>
      <w:marBottom w:val="0"/>
      <w:divBdr>
        <w:top w:val="none" w:sz="0" w:space="0" w:color="auto"/>
        <w:left w:val="none" w:sz="0" w:space="0" w:color="auto"/>
        <w:bottom w:val="none" w:sz="0" w:space="0" w:color="auto"/>
        <w:right w:val="none" w:sz="0" w:space="0" w:color="auto"/>
      </w:divBdr>
    </w:div>
    <w:div w:id="475758426">
      <w:bodyDiv w:val="1"/>
      <w:marLeft w:val="0"/>
      <w:marRight w:val="0"/>
      <w:marTop w:val="0"/>
      <w:marBottom w:val="0"/>
      <w:divBdr>
        <w:top w:val="none" w:sz="0" w:space="0" w:color="auto"/>
        <w:left w:val="none" w:sz="0" w:space="0" w:color="auto"/>
        <w:bottom w:val="none" w:sz="0" w:space="0" w:color="auto"/>
        <w:right w:val="none" w:sz="0" w:space="0" w:color="auto"/>
      </w:divBdr>
    </w:div>
    <w:div w:id="488132967">
      <w:bodyDiv w:val="1"/>
      <w:marLeft w:val="0"/>
      <w:marRight w:val="0"/>
      <w:marTop w:val="0"/>
      <w:marBottom w:val="0"/>
      <w:divBdr>
        <w:top w:val="none" w:sz="0" w:space="0" w:color="auto"/>
        <w:left w:val="none" w:sz="0" w:space="0" w:color="auto"/>
        <w:bottom w:val="none" w:sz="0" w:space="0" w:color="auto"/>
        <w:right w:val="none" w:sz="0" w:space="0" w:color="auto"/>
      </w:divBdr>
    </w:div>
    <w:div w:id="534269195">
      <w:bodyDiv w:val="1"/>
      <w:marLeft w:val="0"/>
      <w:marRight w:val="0"/>
      <w:marTop w:val="0"/>
      <w:marBottom w:val="0"/>
      <w:divBdr>
        <w:top w:val="none" w:sz="0" w:space="0" w:color="auto"/>
        <w:left w:val="none" w:sz="0" w:space="0" w:color="auto"/>
        <w:bottom w:val="none" w:sz="0" w:space="0" w:color="auto"/>
        <w:right w:val="none" w:sz="0" w:space="0" w:color="auto"/>
      </w:divBdr>
    </w:div>
    <w:div w:id="573396272">
      <w:bodyDiv w:val="1"/>
      <w:marLeft w:val="0"/>
      <w:marRight w:val="0"/>
      <w:marTop w:val="0"/>
      <w:marBottom w:val="0"/>
      <w:divBdr>
        <w:top w:val="none" w:sz="0" w:space="0" w:color="auto"/>
        <w:left w:val="none" w:sz="0" w:space="0" w:color="auto"/>
        <w:bottom w:val="none" w:sz="0" w:space="0" w:color="auto"/>
        <w:right w:val="none" w:sz="0" w:space="0" w:color="auto"/>
      </w:divBdr>
    </w:div>
    <w:div w:id="614866473">
      <w:bodyDiv w:val="1"/>
      <w:marLeft w:val="0"/>
      <w:marRight w:val="0"/>
      <w:marTop w:val="0"/>
      <w:marBottom w:val="0"/>
      <w:divBdr>
        <w:top w:val="none" w:sz="0" w:space="0" w:color="auto"/>
        <w:left w:val="none" w:sz="0" w:space="0" w:color="auto"/>
        <w:bottom w:val="none" w:sz="0" w:space="0" w:color="auto"/>
        <w:right w:val="none" w:sz="0" w:space="0" w:color="auto"/>
      </w:divBdr>
    </w:div>
    <w:div w:id="663051997">
      <w:bodyDiv w:val="1"/>
      <w:marLeft w:val="0"/>
      <w:marRight w:val="0"/>
      <w:marTop w:val="0"/>
      <w:marBottom w:val="0"/>
      <w:divBdr>
        <w:top w:val="none" w:sz="0" w:space="0" w:color="auto"/>
        <w:left w:val="none" w:sz="0" w:space="0" w:color="auto"/>
        <w:bottom w:val="none" w:sz="0" w:space="0" w:color="auto"/>
        <w:right w:val="none" w:sz="0" w:space="0" w:color="auto"/>
      </w:divBdr>
    </w:div>
    <w:div w:id="665594488">
      <w:bodyDiv w:val="1"/>
      <w:marLeft w:val="0"/>
      <w:marRight w:val="0"/>
      <w:marTop w:val="0"/>
      <w:marBottom w:val="0"/>
      <w:divBdr>
        <w:top w:val="none" w:sz="0" w:space="0" w:color="auto"/>
        <w:left w:val="none" w:sz="0" w:space="0" w:color="auto"/>
        <w:bottom w:val="none" w:sz="0" w:space="0" w:color="auto"/>
        <w:right w:val="none" w:sz="0" w:space="0" w:color="auto"/>
      </w:divBdr>
    </w:div>
    <w:div w:id="680549685">
      <w:bodyDiv w:val="1"/>
      <w:marLeft w:val="0"/>
      <w:marRight w:val="0"/>
      <w:marTop w:val="0"/>
      <w:marBottom w:val="0"/>
      <w:divBdr>
        <w:top w:val="none" w:sz="0" w:space="0" w:color="auto"/>
        <w:left w:val="none" w:sz="0" w:space="0" w:color="auto"/>
        <w:bottom w:val="none" w:sz="0" w:space="0" w:color="auto"/>
        <w:right w:val="none" w:sz="0" w:space="0" w:color="auto"/>
      </w:divBdr>
    </w:div>
    <w:div w:id="708188011">
      <w:bodyDiv w:val="1"/>
      <w:marLeft w:val="0"/>
      <w:marRight w:val="0"/>
      <w:marTop w:val="0"/>
      <w:marBottom w:val="0"/>
      <w:divBdr>
        <w:top w:val="none" w:sz="0" w:space="0" w:color="auto"/>
        <w:left w:val="none" w:sz="0" w:space="0" w:color="auto"/>
        <w:bottom w:val="none" w:sz="0" w:space="0" w:color="auto"/>
        <w:right w:val="none" w:sz="0" w:space="0" w:color="auto"/>
      </w:divBdr>
    </w:div>
    <w:div w:id="709646851">
      <w:bodyDiv w:val="1"/>
      <w:marLeft w:val="0"/>
      <w:marRight w:val="0"/>
      <w:marTop w:val="0"/>
      <w:marBottom w:val="0"/>
      <w:divBdr>
        <w:top w:val="none" w:sz="0" w:space="0" w:color="auto"/>
        <w:left w:val="none" w:sz="0" w:space="0" w:color="auto"/>
        <w:bottom w:val="none" w:sz="0" w:space="0" w:color="auto"/>
        <w:right w:val="none" w:sz="0" w:space="0" w:color="auto"/>
      </w:divBdr>
    </w:div>
    <w:div w:id="732045183">
      <w:bodyDiv w:val="1"/>
      <w:marLeft w:val="0"/>
      <w:marRight w:val="0"/>
      <w:marTop w:val="0"/>
      <w:marBottom w:val="0"/>
      <w:divBdr>
        <w:top w:val="none" w:sz="0" w:space="0" w:color="auto"/>
        <w:left w:val="none" w:sz="0" w:space="0" w:color="auto"/>
        <w:bottom w:val="none" w:sz="0" w:space="0" w:color="auto"/>
        <w:right w:val="none" w:sz="0" w:space="0" w:color="auto"/>
      </w:divBdr>
    </w:div>
    <w:div w:id="735930951">
      <w:bodyDiv w:val="1"/>
      <w:marLeft w:val="0"/>
      <w:marRight w:val="0"/>
      <w:marTop w:val="0"/>
      <w:marBottom w:val="0"/>
      <w:divBdr>
        <w:top w:val="none" w:sz="0" w:space="0" w:color="auto"/>
        <w:left w:val="none" w:sz="0" w:space="0" w:color="auto"/>
        <w:bottom w:val="none" w:sz="0" w:space="0" w:color="auto"/>
        <w:right w:val="none" w:sz="0" w:space="0" w:color="auto"/>
      </w:divBdr>
    </w:div>
    <w:div w:id="798568997">
      <w:bodyDiv w:val="1"/>
      <w:marLeft w:val="0"/>
      <w:marRight w:val="0"/>
      <w:marTop w:val="0"/>
      <w:marBottom w:val="0"/>
      <w:divBdr>
        <w:top w:val="none" w:sz="0" w:space="0" w:color="auto"/>
        <w:left w:val="none" w:sz="0" w:space="0" w:color="auto"/>
        <w:bottom w:val="none" w:sz="0" w:space="0" w:color="auto"/>
        <w:right w:val="none" w:sz="0" w:space="0" w:color="auto"/>
      </w:divBdr>
    </w:div>
    <w:div w:id="871458033">
      <w:bodyDiv w:val="1"/>
      <w:marLeft w:val="0"/>
      <w:marRight w:val="0"/>
      <w:marTop w:val="0"/>
      <w:marBottom w:val="0"/>
      <w:divBdr>
        <w:top w:val="none" w:sz="0" w:space="0" w:color="auto"/>
        <w:left w:val="none" w:sz="0" w:space="0" w:color="auto"/>
        <w:bottom w:val="none" w:sz="0" w:space="0" w:color="auto"/>
        <w:right w:val="none" w:sz="0" w:space="0" w:color="auto"/>
      </w:divBdr>
    </w:div>
    <w:div w:id="895894910">
      <w:bodyDiv w:val="1"/>
      <w:marLeft w:val="0"/>
      <w:marRight w:val="0"/>
      <w:marTop w:val="0"/>
      <w:marBottom w:val="0"/>
      <w:divBdr>
        <w:top w:val="none" w:sz="0" w:space="0" w:color="auto"/>
        <w:left w:val="none" w:sz="0" w:space="0" w:color="auto"/>
        <w:bottom w:val="none" w:sz="0" w:space="0" w:color="auto"/>
        <w:right w:val="none" w:sz="0" w:space="0" w:color="auto"/>
      </w:divBdr>
    </w:div>
    <w:div w:id="900359724">
      <w:bodyDiv w:val="1"/>
      <w:marLeft w:val="0"/>
      <w:marRight w:val="0"/>
      <w:marTop w:val="0"/>
      <w:marBottom w:val="0"/>
      <w:divBdr>
        <w:top w:val="none" w:sz="0" w:space="0" w:color="auto"/>
        <w:left w:val="none" w:sz="0" w:space="0" w:color="auto"/>
        <w:bottom w:val="none" w:sz="0" w:space="0" w:color="auto"/>
        <w:right w:val="none" w:sz="0" w:space="0" w:color="auto"/>
      </w:divBdr>
    </w:div>
    <w:div w:id="928732326">
      <w:bodyDiv w:val="1"/>
      <w:marLeft w:val="0"/>
      <w:marRight w:val="0"/>
      <w:marTop w:val="0"/>
      <w:marBottom w:val="0"/>
      <w:divBdr>
        <w:top w:val="none" w:sz="0" w:space="0" w:color="auto"/>
        <w:left w:val="none" w:sz="0" w:space="0" w:color="auto"/>
        <w:bottom w:val="none" w:sz="0" w:space="0" w:color="auto"/>
        <w:right w:val="none" w:sz="0" w:space="0" w:color="auto"/>
      </w:divBdr>
    </w:div>
    <w:div w:id="997686118">
      <w:bodyDiv w:val="1"/>
      <w:marLeft w:val="0"/>
      <w:marRight w:val="0"/>
      <w:marTop w:val="0"/>
      <w:marBottom w:val="0"/>
      <w:divBdr>
        <w:top w:val="none" w:sz="0" w:space="0" w:color="auto"/>
        <w:left w:val="none" w:sz="0" w:space="0" w:color="auto"/>
        <w:bottom w:val="none" w:sz="0" w:space="0" w:color="auto"/>
        <w:right w:val="none" w:sz="0" w:space="0" w:color="auto"/>
      </w:divBdr>
    </w:div>
    <w:div w:id="1023896155">
      <w:bodyDiv w:val="1"/>
      <w:marLeft w:val="0"/>
      <w:marRight w:val="0"/>
      <w:marTop w:val="0"/>
      <w:marBottom w:val="0"/>
      <w:divBdr>
        <w:top w:val="none" w:sz="0" w:space="0" w:color="auto"/>
        <w:left w:val="none" w:sz="0" w:space="0" w:color="auto"/>
        <w:bottom w:val="none" w:sz="0" w:space="0" w:color="auto"/>
        <w:right w:val="none" w:sz="0" w:space="0" w:color="auto"/>
      </w:divBdr>
    </w:div>
    <w:div w:id="1054701327">
      <w:bodyDiv w:val="1"/>
      <w:marLeft w:val="0"/>
      <w:marRight w:val="0"/>
      <w:marTop w:val="0"/>
      <w:marBottom w:val="0"/>
      <w:divBdr>
        <w:top w:val="none" w:sz="0" w:space="0" w:color="auto"/>
        <w:left w:val="none" w:sz="0" w:space="0" w:color="auto"/>
        <w:bottom w:val="none" w:sz="0" w:space="0" w:color="auto"/>
        <w:right w:val="none" w:sz="0" w:space="0" w:color="auto"/>
      </w:divBdr>
    </w:div>
    <w:div w:id="1090389720">
      <w:bodyDiv w:val="1"/>
      <w:marLeft w:val="0"/>
      <w:marRight w:val="0"/>
      <w:marTop w:val="0"/>
      <w:marBottom w:val="0"/>
      <w:divBdr>
        <w:top w:val="none" w:sz="0" w:space="0" w:color="auto"/>
        <w:left w:val="none" w:sz="0" w:space="0" w:color="auto"/>
        <w:bottom w:val="none" w:sz="0" w:space="0" w:color="auto"/>
        <w:right w:val="none" w:sz="0" w:space="0" w:color="auto"/>
      </w:divBdr>
    </w:div>
    <w:div w:id="1094324307">
      <w:bodyDiv w:val="1"/>
      <w:marLeft w:val="0"/>
      <w:marRight w:val="0"/>
      <w:marTop w:val="0"/>
      <w:marBottom w:val="0"/>
      <w:divBdr>
        <w:top w:val="none" w:sz="0" w:space="0" w:color="auto"/>
        <w:left w:val="none" w:sz="0" w:space="0" w:color="auto"/>
        <w:bottom w:val="none" w:sz="0" w:space="0" w:color="auto"/>
        <w:right w:val="none" w:sz="0" w:space="0" w:color="auto"/>
      </w:divBdr>
    </w:div>
    <w:div w:id="1158808199">
      <w:bodyDiv w:val="1"/>
      <w:marLeft w:val="0"/>
      <w:marRight w:val="0"/>
      <w:marTop w:val="0"/>
      <w:marBottom w:val="0"/>
      <w:divBdr>
        <w:top w:val="none" w:sz="0" w:space="0" w:color="auto"/>
        <w:left w:val="none" w:sz="0" w:space="0" w:color="auto"/>
        <w:bottom w:val="none" w:sz="0" w:space="0" w:color="auto"/>
        <w:right w:val="none" w:sz="0" w:space="0" w:color="auto"/>
      </w:divBdr>
    </w:div>
    <w:div w:id="1196701730">
      <w:bodyDiv w:val="1"/>
      <w:marLeft w:val="0"/>
      <w:marRight w:val="0"/>
      <w:marTop w:val="0"/>
      <w:marBottom w:val="0"/>
      <w:divBdr>
        <w:top w:val="none" w:sz="0" w:space="0" w:color="auto"/>
        <w:left w:val="none" w:sz="0" w:space="0" w:color="auto"/>
        <w:bottom w:val="none" w:sz="0" w:space="0" w:color="auto"/>
        <w:right w:val="none" w:sz="0" w:space="0" w:color="auto"/>
      </w:divBdr>
    </w:div>
    <w:div w:id="1197431208">
      <w:bodyDiv w:val="1"/>
      <w:marLeft w:val="0"/>
      <w:marRight w:val="0"/>
      <w:marTop w:val="0"/>
      <w:marBottom w:val="0"/>
      <w:divBdr>
        <w:top w:val="none" w:sz="0" w:space="0" w:color="auto"/>
        <w:left w:val="none" w:sz="0" w:space="0" w:color="auto"/>
        <w:bottom w:val="none" w:sz="0" w:space="0" w:color="auto"/>
        <w:right w:val="none" w:sz="0" w:space="0" w:color="auto"/>
      </w:divBdr>
    </w:div>
    <w:div w:id="1204440121">
      <w:bodyDiv w:val="1"/>
      <w:marLeft w:val="0"/>
      <w:marRight w:val="0"/>
      <w:marTop w:val="0"/>
      <w:marBottom w:val="0"/>
      <w:divBdr>
        <w:top w:val="none" w:sz="0" w:space="0" w:color="auto"/>
        <w:left w:val="none" w:sz="0" w:space="0" w:color="auto"/>
        <w:bottom w:val="none" w:sz="0" w:space="0" w:color="auto"/>
        <w:right w:val="none" w:sz="0" w:space="0" w:color="auto"/>
      </w:divBdr>
    </w:div>
    <w:div w:id="1212183179">
      <w:bodyDiv w:val="1"/>
      <w:marLeft w:val="0"/>
      <w:marRight w:val="0"/>
      <w:marTop w:val="0"/>
      <w:marBottom w:val="0"/>
      <w:divBdr>
        <w:top w:val="none" w:sz="0" w:space="0" w:color="auto"/>
        <w:left w:val="none" w:sz="0" w:space="0" w:color="auto"/>
        <w:bottom w:val="none" w:sz="0" w:space="0" w:color="auto"/>
        <w:right w:val="none" w:sz="0" w:space="0" w:color="auto"/>
      </w:divBdr>
    </w:div>
    <w:div w:id="1302422839">
      <w:bodyDiv w:val="1"/>
      <w:marLeft w:val="0"/>
      <w:marRight w:val="0"/>
      <w:marTop w:val="0"/>
      <w:marBottom w:val="0"/>
      <w:divBdr>
        <w:top w:val="none" w:sz="0" w:space="0" w:color="auto"/>
        <w:left w:val="none" w:sz="0" w:space="0" w:color="auto"/>
        <w:bottom w:val="none" w:sz="0" w:space="0" w:color="auto"/>
        <w:right w:val="none" w:sz="0" w:space="0" w:color="auto"/>
      </w:divBdr>
    </w:div>
    <w:div w:id="1308243602">
      <w:bodyDiv w:val="1"/>
      <w:marLeft w:val="0"/>
      <w:marRight w:val="0"/>
      <w:marTop w:val="0"/>
      <w:marBottom w:val="0"/>
      <w:divBdr>
        <w:top w:val="none" w:sz="0" w:space="0" w:color="auto"/>
        <w:left w:val="none" w:sz="0" w:space="0" w:color="auto"/>
        <w:bottom w:val="none" w:sz="0" w:space="0" w:color="auto"/>
        <w:right w:val="none" w:sz="0" w:space="0" w:color="auto"/>
      </w:divBdr>
    </w:div>
    <w:div w:id="1392116403">
      <w:bodyDiv w:val="1"/>
      <w:marLeft w:val="0"/>
      <w:marRight w:val="0"/>
      <w:marTop w:val="0"/>
      <w:marBottom w:val="0"/>
      <w:divBdr>
        <w:top w:val="none" w:sz="0" w:space="0" w:color="auto"/>
        <w:left w:val="none" w:sz="0" w:space="0" w:color="auto"/>
        <w:bottom w:val="none" w:sz="0" w:space="0" w:color="auto"/>
        <w:right w:val="none" w:sz="0" w:space="0" w:color="auto"/>
      </w:divBdr>
    </w:div>
    <w:div w:id="1426194975">
      <w:bodyDiv w:val="1"/>
      <w:marLeft w:val="0"/>
      <w:marRight w:val="0"/>
      <w:marTop w:val="0"/>
      <w:marBottom w:val="0"/>
      <w:divBdr>
        <w:top w:val="none" w:sz="0" w:space="0" w:color="auto"/>
        <w:left w:val="none" w:sz="0" w:space="0" w:color="auto"/>
        <w:bottom w:val="none" w:sz="0" w:space="0" w:color="auto"/>
        <w:right w:val="none" w:sz="0" w:space="0" w:color="auto"/>
      </w:divBdr>
    </w:div>
    <w:div w:id="1431774868">
      <w:bodyDiv w:val="1"/>
      <w:marLeft w:val="0"/>
      <w:marRight w:val="0"/>
      <w:marTop w:val="0"/>
      <w:marBottom w:val="0"/>
      <w:divBdr>
        <w:top w:val="none" w:sz="0" w:space="0" w:color="auto"/>
        <w:left w:val="none" w:sz="0" w:space="0" w:color="auto"/>
        <w:bottom w:val="none" w:sz="0" w:space="0" w:color="auto"/>
        <w:right w:val="none" w:sz="0" w:space="0" w:color="auto"/>
      </w:divBdr>
    </w:div>
    <w:div w:id="1513102986">
      <w:bodyDiv w:val="1"/>
      <w:marLeft w:val="0"/>
      <w:marRight w:val="0"/>
      <w:marTop w:val="0"/>
      <w:marBottom w:val="0"/>
      <w:divBdr>
        <w:top w:val="none" w:sz="0" w:space="0" w:color="auto"/>
        <w:left w:val="none" w:sz="0" w:space="0" w:color="auto"/>
        <w:bottom w:val="none" w:sz="0" w:space="0" w:color="auto"/>
        <w:right w:val="none" w:sz="0" w:space="0" w:color="auto"/>
      </w:divBdr>
    </w:div>
    <w:div w:id="1545865176">
      <w:bodyDiv w:val="1"/>
      <w:marLeft w:val="0"/>
      <w:marRight w:val="0"/>
      <w:marTop w:val="0"/>
      <w:marBottom w:val="0"/>
      <w:divBdr>
        <w:top w:val="none" w:sz="0" w:space="0" w:color="auto"/>
        <w:left w:val="none" w:sz="0" w:space="0" w:color="auto"/>
        <w:bottom w:val="none" w:sz="0" w:space="0" w:color="auto"/>
        <w:right w:val="none" w:sz="0" w:space="0" w:color="auto"/>
      </w:divBdr>
    </w:div>
    <w:div w:id="1558084262">
      <w:bodyDiv w:val="1"/>
      <w:marLeft w:val="0"/>
      <w:marRight w:val="0"/>
      <w:marTop w:val="0"/>
      <w:marBottom w:val="0"/>
      <w:divBdr>
        <w:top w:val="none" w:sz="0" w:space="0" w:color="auto"/>
        <w:left w:val="none" w:sz="0" w:space="0" w:color="auto"/>
        <w:bottom w:val="none" w:sz="0" w:space="0" w:color="auto"/>
        <w:right w:val="none" w:sz="0" w:space="0" w:color="auto"/>
      </w:divBdr>
    </w:div>
    <w:div w:id="1599169309">
      <w:bodyDiv w:val="1"/>
      <w:marLeft w:val="0"/>
      <w:marRight w:val="0"/>
      <w:marTop w:val="0"/>
      <w:marBottom w:val="0"/>
      <w:divBdr>
        <w:top w:val="none" w:sz="0" w:space="0" w:color="auto"/>
        <w:left w:val="none" w:sz="0" w:space="0" w:color="auto"/>
        <w:bottom w:val="none" w:sz="0" w:space="0" w:color="auto"/>
        <w:right w:val="none" w:sz="0" w:space="0" w:color="auto"/>
      </w:divBdr>
    </w:div>
    <w:div w:id="1604147234">
      <w:bodyDiv w:val="1"/>
      <w:marLeft w:val="0"/>
      <w:marRight w:val="0"/>
      <w:marTop w:val="0"/>
      <w:marBottom w:val="0"/>
      <w:divBdr>
        <w:top w:val="none" w:sz="0" w:space="0" w:color="auto"/>
        <w:left w:val="none" w:sz="0" w:space="0" w:color="auto"/>
        <w:bottom w:val="none" w:sz="0" w:space="0" w:color="auto"/>
        <w:right w:val="none" w:sz="0" w:space="0" w:color="auto"/>
      </w:divBdr>
    </w:div>
    <w:div w:id="1633093747">
      <w:bodyDiv w:val="1"/>
      <w:marLeft w:val="0"/>
      <w:marRight w:val="0"/>
      <w:marTop w:val="0"/>
      <w:marBottom w:val="0"/>
      <w:divBdr>
        <w:top w:val="none" w:sz="0" w:space="0" w:color="auto"/>
        <w:left w:val="none" w:sz="0" w:space="0" w:color="auto"/>
        <w:bottom w:val="none" w:sz="0" w:space="0" w:color="auto"/>
        <w:right w:val="none" w:sz="0" w:space="0" w:color="auto"/>
      </w:divBdr>
    </w:div>
    <w:div w:id="1661080794">
      <w:bodyDiv w:val="1"/>
      <w:marLeft w:val="0"/>
      <w:marRight w:val="0"/>
      <w:marTop w:val="0"/>
      <w:marBottom w:val="0"/>
      <w:divBdr>
        <w:top w:val="none" w:sz="0" w:space="0" w:color="auto"/>
        <w:left w:val="none" w:sz="0" w:space="0" w:color="auto"/>
        <w:bottom w:val="none" w:sz="0" w:space="0" w:color="auto"/>
        <w:right w:val="none" w:sz="0" w:space="0" w:color="auto"/>
      </w:divBdr>
    </w:div>
    <w:div w:id="1689024937">
      <w:bodyDiv w:val="1"/>
      <w:marLeft w:val="0"/>
      <w:marRight w:val="0"/>
      <w:marTop w:val="0"/>
      <w:marBottom w:val="0"/>
      <w:divBdr>
        <w:top w:val="none" w:sz="0" w:space="0" w:color="auto"/>
        <w:left w:val="none" w:sz="0" w:space="0" w:color="auto"/>
        <w:bottom w:val="none" w:sz="0" w:space="0" w:color="auto"/>
        <w:right w:val="none" w:sz="0" w:space="0" w:color="auto"/>
      </w:divBdr>
    </w:div>
    <w:div w:id="1702128468">
      <w:bodyDiv w:val="1"/>
      <w:marLeft w:val="0"/>
      <w:marRight w:val="0"/>
      <w:marTop w:val="0"/>
      <w:marBottom w:val="0"/>
      <w:divBdr>
        <w:top w:val="none" w:sz="0" w:space="0" w:color="auto"/>
        <w:left w:val="none" w:sz="0" w:space="0" w:color="auto"/>
        <w:bottom w:val="none" w:sz="0" w:space="0" w:color="auto"/>
        <w:right w:val="none" w:sz="0" w:space="0" w:color="auto"/>
      </w:divBdr>
    </w:div>
    <w:div w:id="1745294842">
      <w:bodyDiv w:val="1"/>
      <w:marLeft w:val="0"/>
      <w:marRight w:val="0"/>
      <w:marTop w:val="0"/>
      <w:marBottom w:val="0"/>
      <w:divBdr>
        <w:top w:val="none" w:sz="0" w:space="0" w:color="auto"/>
        <w:left w:val="none" w:sz="0" w:space="0" w:color="auto"/>
        <w:bottom w:val="none" w:sz="0" w:space="0" w:color="auto"/>
        <w:right w:val="none" w:sz="0" w:space="0" w:color="auto"/>
      </w:divBdr>
    </w:div>
    <w:div w:id="1830901441">
      <w:bodyDiv w:val="1"/>
      <w:marLeft w:val="0"/>
      <w:marRight w:val="0"/>
      <w:marTop w:val="0"/>
      <w:marBottom w:val="0"/>
      <w:divBdr>
        <w:top w:val="none" w:sz="0" w:space="0" w:color="auto"/>
        <w:left w:val="none" w:sz="0" w:space="0" w:color="auto"/>
        <w:bottom w:val="none" w:sz="0" w:space="0" w:color="auto"/>
        <w:right w:val="none" w:sz="0" w:space="0" w:color="auto"/>
      </w:divBdr>
    </w:div>
    <w:div w:id="1864201978">
      <w:bodyDiv w:val="1"/>
      <w:marLeft w:val="0"/>
      <w:marRight w:val="0"/>
      <w:marTop w:val="0"/>
      <w:marBottom w:val="0"/>
      <w:divBdr>
        <w:top w:val="none" w:sz="0" w:space="0" w:color="auto"/>
        <w:left w:val="none" w:sz="0" w:space="0" w:color="auto"/>
        <w:bottom w:val="none" w:sz="0" w:space="0" w:color="auto"/>
        <w:right w:val="none" w:sz="0" w:space="0" w:color="auto"/>
      </w:divBdr>
    </w:div>
    <w:div w:id="1875771973">
      <w:bodyDiv w:val="1"/>
      <w:marLeft w:val="0"/>
      <w:marRight w:val="0"/>
      <w:marTop w:val="0"/>
      <w:marBottom w:val="0"/>
      <w:divBdr>
        <w:top w:val="none" w:sz="0" w:space="0" w:color="auto"/>
        <w:left w:val="none" w:sz="0" w:space="0" w:color="auto"/>
        <w:bottom w:val="none" w:sz="0" w:space="0" w:color="auto"/>
        <w:right w:val="none" w:sz="0" w:space="0" w:color="auto"/>
      </w:divBdr>
    </w:div>
    <w:div w:id="1907642948">
      <w:bodyDiv w:val="1"/>
      <w:marLeft w:val="0"/>
      <w:marRight w:val="0"/>
      <w:marTop w:val="0"/>
      <w:marBottom w:val="0"/>
      <w:divBdr>
        <w:top w:val="none" w:sz="0" w:space="0" w:color="auto"/>
        <w:left w:val="none" w:sz="0" w:space="0" w:color="auto"/>
        <w:bottom w:val="none" w:sz="0" w:space="0" w:color="auto"/>
        <w:right w:val="none" w:sz="0" w:space="0" w:color="auto"/>
      </w:divBdr>
    </w:div>
    <w:div w:id="1911185928">
      <w:bodyDiv w:val="1"/>
      <w:marLeft w:val="0"/>
      <w:marRight w:val="0"/>
      <w:marTop w:val="0"/>
      <w:marBottom w:val="0"/>
      <w:divBdr>
        <w:top w:val="none" w:sz="0" w:space="0" w:color="auto"/>
        <w:left w:val="none" w:sz="0" w:space="0" w:color="auto"/>
        <w:bottom w:val="none" w:sz="0" w:space="0" w:color="auto"/>
        <w:right w:val="none" w:sz="0" w:space="0" w:color="auto"/>
      </w:divBdr>
    </w:div>
    <w:div w:id="1918830302">
      <w:bodyDiv w:val="1"/>
      <w:marLeft w:val="0"/>
      <w:marRight w:val="0"/>
      <w:marTop w:val="0"/>
      <w:marBottom w:val="0"/>
      <w:divBdr>
        <w:top w:val="none" w:sz="0" w:space="0" w:color="auto"/>
        <w:left w:val="none" w:sz="0" w:space="0" w:color="auto"/>
        <w:bottom w:val="none" w:sz="0" w:space="0" w:color="auto"/>
        <w:right w:val="none" w:sz="0" w:space="0" w:color="auto"/>
      </w:divBdr>
    </w:div>
    <w:div w:id="1983536031">
      <w:bodyDiv w:val="1"/>
      <w:marLeft w:val="0"/>
      <w:marRight w:val="0"/>
      <w:marTop w:val="0"/>
      <w:marBottom w:val="0"/>
      <w:divBdr>
        <w:top w:val="none" w:sz="0" w:space="0" w:color="auto"/>
        <w:left w:val="none" w:sz="0" w:space="0" w:color="auto"/>
        <w:bottom w:val="none" w:sz="0" w:space="0" w:color="auto"/>
        <w:right w:val="none" w:sz="0" w:space="0" w:color="auto"/>
      </w:divBdr>
    </w:div>
    <w:div w:id="1997294948">
      <w:bodyDiv w:val="1"/>
      <w:marLeft w:val="0"/>
      <w:marRight w:val="0"/>
      <w:marTop w:val="0"/>
      <w:marBottom w:val="0"/>
      <w:divBdr>
        <w:top w:val="none" w:sz="0" w:space="0" w:color="auto"/>
        <w:left w:val="none" w:sz="0" w:space="0" w:color="auto"/>
        <w:bottom w:val="none" w:sz="0" w:space="0" w:color="auto"/>
        <w:right w:val="none" w:sz="0" w:space="0" w:color="auto"/>
      </w:divBdr>
    </w:div>
    <w:div w:id="2083870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microsoft.com/office/2011/relationships/commentsExtended" Target="commentsExtended.xml"/><Relationship Id="rId39" Type="http://schemas.openxmlformats.org/officeDocument/2006/relationships/oleObject" Target="embeddings/oleObject5.bin"/><Relationship Id="rId21" Type="http://schemas.openxmlformats.org/officeDocument/2006/relationships/diagramLayout" Target="diagrams/layout1.xml"/><Relationship Id="rId34" Type="http://schemas.openxmlformats.org/officeDocument/2006/relationships/image" Target="media/image13.emf"/><Relationship Id="rId42" Type="http://schemas.openxmlformats.org/officeDocument/2006/relationships/hyperlink" Target="https://arxiv.org/abs/1406.2661" TargetMode="External"/><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image" Target="media/image9.png"/><Relationship Id="rId11" Type="http://schemas.openxmlformats.org/officeDocument/2006/relationships/image" Target="media/image1.png"/><Relationship Id="rId24" Type="http://schemas.microsoft.com/office/2007/relationships/diagramDrawing" Target="diagrams/drawing1.xml"/><Relationship Id="rId32" Type="http://schemas.openxmlformats.org/officeDocument/2006/relationships/image" Target="media/image12.emf"/><Relationship Id="rId37" Type="http://schemas.openxmlformats.org/officeDocument/2006/relationships/oleObject" Target="embeddings/oleObject4.bin"/><Relationship Id="rId40" Type="http://schemas.openxmlformats.org/officeDocument/2006/relationships/image" Target="media/image16.png"/><Relationship Id="rId45"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wmf"/><Relationship Id="rId23" Type="http://schemas.openxmlformats.org/officeDocument/2006/relationships/diagramColors" Target="diagrams/colors1.xml"/><Relationship Id="rId28" Type="http://schemas.microsoft.com/office/2018/08/relationships/commentsExtensible" Target="commentsExtensible.xml"/><Relationship Id="rId36" Type="http://schemas.openxmlformats.org/officeDocument/2006/relationships/image" Target="media/image14.emf"/><Relationship Id="rId49"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1.png"/><Relationship Id="rId44" Type="http://schemas.openxmlformats.org/officeDocument/2006/relationships/header" Target="header1.xm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diagramQuickStyle" Target="diagrams/quickStyle1.xml"/><Relationship Id="rId27" Type="http://schemas.microsoft.com/office/2016/09/relationships/commentsIds" Target="commentsIds.xml"/><Relationship Id="rId30" Type="http://schemas.openxmlformats.org/officeDocument/2006/relationships/image" Target="media/image10.png"/><Relationship Id="rId35" Type="http://schemas.openxmlformats.org/officeDocument/2006/relationships/oleObject" Target="embeddings/oleObject3.bin"/><Relationship Id="rId43" Type="http://schemas.openxmlformats.org/officeDocument/2006/relationships/hyperlink" Target="https://doi.org/10.1007/BF02289026" TargetMode="External"/><Relationship Id="rId48" Type="http://schemas.openxmlformats.org/officeDocument/2006/relationships/header" Target="header3.xml"/><Relationship Id="rId8" Type="http://schemas.openxmlformats.org/officeDocument/2006/relationships/webSettings" Target="webSettings.xml"/><Relationship Id="rId51"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comments" Target="comments.xml"/><Relationship Id="rId33" Type="http://schemas.openxmlformats.org/officeDocument/2006/relationships/oleObject" Target="embeddings/oleObject2.bin"/><Relationship Id="rId38" Type="http://schemas.openxmlformats.org/officeDocument/2006/relationships/image" Target="media/image15.emf"/><Relationship Id="rId46" Type="http://schemas.openxmlformats.org/officeDocument/2006/relationships/footer" Target="footer1.xml"/><Relationship Id="rId20" Type="http://schemas.openxmlformats.org/officeDocument/2006/relationships/diagramData" Target="diagrams/data1.xml"/><Relationship Id="rId41" Type="http://schemas.openxmlformats.org/officeDocument/2006/relationships/hyperlink" Target="https://www.geeksforgeeks.org/generative-adversarial-network-gan/" TargetMode="External"/><Relationship Id="rId1" Type="http://schemas.openxmlformats.org/officeDocument/2006/relationships/customXml" Target="../customXml/item1.xml"/><Relationship Id="rId6"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7969C1-4F65-47B2-B1C2-135FC51E2646}" type="doc">
      <dgm:prSet loTypeId="urn:microsoft.com/office/officeart/2005/8/layout/hChevron3" loCatId="process" qsTypeId="urn:microsoft.com/office/officeart/2005/8/quickstyle/simple1" qsCatId="simple" csTypeId="urn:microsoft.com/office/officeart/2005/8/colors/accent0_1" csCatId="mainScheme" phldr="1"/>
      <dgm:spPr/>
    </dgm:pt>
    <dgm:pt modelId="{43A9CEFE-E27F-4EB5-9E75-B488C2DB57F3}">
      <dgm:prSet phldrT="[טקסט]" custT="1"/>
      <dgm:spPr>
        <a:xfrm>
          <a:off x="2460" y="327970"/>
          <a:ext cx="1585745" cy="785508"/>
        </a:xfrm>
        <a:prstGeom prst="homePlate">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rtl="1">
            <a:buNone/>
          </a:pPr>
          <a:r>
            <a:rPr lang="en-US" sz="1200" b="1" u="sng"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Input:</a:t>
          </a:r>
        </a:p>
        <a:p>
          <a:pPr rtl="1">
            <a:buNone/>
          </a:pPr>
          <a:r>
            <a:rPr lang="en-US" sz="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Graph data with known edges</a:t>
          </a:r>
          <a:endParaRPr lang="he-IL"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AC9644AF-B5AA-40F6-B4CF-9D17F58219FE}" type="parTrans" cxnId="{A88EE39F-509E-440C-8608-ACEE6C48B6C1}">
      <dgm:prSet/>
      <dgm:spPr/>
      <dgm:t>
        <a:bodyPr/>
        <a:lstStyle/>
        <a:p>
          <a:pPr rtl="1"/>
          <a:endParaRPr lang="he-IL"/>
        </a:p>
      </dgm:t>
    </dgm:pt>
    <dgm:pt modelId="{6C230A50-55C5-4258-BBFD-62DEEEDCCBAC}" type="sibTrans" cxnId="{A88EE39F-509E-440C-8608-ACEE6C48B6C1}">
      <dgm:prSet/>
      <dgm:spPr/>
      <dgm:t>
        <a:bodyPr/>
        <a:lstStyle/>
        <a:p>
          <a:pPr rtl="1"/>
          <a:endParaRPr lang="he-IL"/>
        </a:p>
      </dgm:t>
    </dgm:pt>
    <dgm:pt modelId="{711CD79F-6CBF-457B-86E5-EEC42ED89803}">
      <dgm:prSet phldrT="[טקסט]" custT="1"/>
      <dgm:spPr>
        <a:xfrm>
          <a:off x="2539652" y="302002"/>
          <a:ext cx="1916991" cy="837444"/>
        </a:xfrm>
        <a:prstGeom prst="chevron">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rtl="1">
            <a:buNone/>
          </a:pPr>
          <a:r>
            <a:rPr lang="en-US" sz="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Using trained generator to produce unseen potential edges</a:t>
          </a:r>
          <a:endParaRPr lang="he-IL"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7C4300E8-6D74-43CC-953F-559368A7CBF7}" type="parTrans" cxnId="{30698BED-1F9D-4837-9ABF-A1419DCABF79}">
      <dgm:prSet/>
      <dgm:spPr/>
      <dgm:t>
        <a:bodyPr/>
        <a:lstStyle/>
        <a:p>
          <a:pPr rtl="1"/>
          <a:endParaRPr lang="he-IL"/>
        </a:p>
      </dgm:t>
    </dgm:pt>
    <dgm:pt modelId="{3883C742-888D-4720-977A-24AE7686183C}" type="sibTrans" cxnId="{30698BED-1F9D-4837-9ABF-A1419DCABF79}">
      <dgm:prSet/>
      <dgm:spPr/>
      <dgm:t>
        <a:bodyPr/>
        <a:lstStyle/>
        <a:p>
          <a:pPr rtl="1"/>
          <a:endParaRPr lang="he-IL"/>
        </a:p>
      </dgm:t>
    </dgm:pt>
    <dgm:pt modelId="{0224C471-D083-46FB-A4A8-1D0C6CB39F2A}">
      <dgm:prSet phldrT="[טקסט]" custT="1"/>
      <dgm:spPr>
        <a:xfrm>
          <a:off x="4139494" y="302002"/>
          <a:ext cx="1585745" cy="837444"/>
        </a:xfrm>
        <a:prstGeom prst="chevron">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rtl="1">
            <a:buNone/>
          </a:pPr>
          <a:r>
            <a:rPr lang="en-US" sz="1200" b="1" u="sng">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Output:</a:t>
          </a:r>
        </a:p>
        <a:p>
          <a:pPr rtl="1">
            <a:buNone/>
          </a:pPr>
          <a:r>
            <a:rPr lang="en-IL" sz="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Generate predicted edges</a:t>
          </a:r>
          <a:endParaRPr lang="he-IL"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7E6A50A5-DD4F-4463-9A83-C05058081164}" type="parTrans" cxnId="{FCB77043-F4A6-43D6-A5AE-9A3B84B3FCDB}">
      <dgm:prSet/>
      <dgm:spPr/>
      <dgm:t>
        <a:bodyPr/>
        <a:lstStyle/>
        <a:p>
          <a:pPr rtl="1"/>
          <a:endParaRPr lang="he-IL"/>
        </a:p>
      </dgm:t>
    </dgm:pt>
    <dgm:pt modelId="{CC5F5C92-AA9D-4F65-9B35-391FDF91FE3C}" type="sibTrans" cxnId="{FCB77043-F4A6-43D6-A5AE-9A3B84B3FCDB}">
      <dgm:prSet/>
      <dgm:spPr/>
      <dgm:t>
        <a:bodyPr/>
        <a:lstStyle/>
        <a:p>
          <a:pPr rtl="1"/>
          <a:endParaRPr lang="he-IL"/>
        </a:p>
      </dgm:t>
    </dgm:pt>
    <dgm:pt modelId="{6EBE2DE8-A4E3-4967-9A23-03EE4AC8AA3B}">
      <dgm:prSet phldrT="[טקסט]" custT="1"/>
      <dgm:spPr>
        <a:xfrm>
          <a:off x="1271056" y="321478"/>
          <a:ext cx="1585745" cy="798492"/>
        </a:xfrm>
        <a:prstGeom prst="chevron">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gm:spPr>
      <dgm:t>
        <a:bodyPr/>
        <a:lstStyle/>
        <a:p>
          <a:pPr rtl="1">
            <a:buNone/>
          </a:pPr>
          <a:r>
            <a:rPr lang="en-US" sz="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Training DGGAN model on the known edges</a:t>
          </a:r>
          <a:endParaRPr lang="he-IL" sz="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gm:t>
    </dgm:pt>
    <dgm:pt modelId="{B3A6234B-3738-406C-9165-28E7BC2662D1}" type="parTrans" cxnId="{2D21EB3E-8909-4DF7-93AE-D09781253CC2}">
      <dgm:prSet/>
      <dgm:spPr/>
      <dgm:t>
        <a:bodyPr/>
        <a:lstStyle/>
        <a:p>
          <a:pPr rtl="1"/>
          <a:endParaRPr lang="he-IL"/>
        </a:p>
      </dgm:t>
    </dgm:pt>
    <dgm:pt modelId="{7ED4B0AB-CE52-46EF-A556-5D0B74FBA02B}" type="sibTrans" cxnId="{2D21EB3E-8909-4DF7-93AE-D09781253CC2}">
      <dgm:prSet/>
      <dgm:spPr/>
      <dgm:t>
        <a:bodyPr/>
        <a:lstStyle/>
        <a:p>
          <a:pPr rtl="1"/>
          <a:endParaRPr lang="he-IL"/>
        </a:p>
      </dgm:t>
    </dgm:pt>
    <dgm:pt modelId="{F6BA6AD7-1BA4-4503-9749-F6623E35BCA7}" type="pres">
      <dgm:prSet presAssocID="{D47969C1-4F65-47B2-B1C2-135FC51E2646}" presName="Name0" presStyleCnt="0">
        <dgm:presLayoutVars>
          <dgm:dir/>
          <dgm:resizeHandles val="exact"/>
        </dgm:presLayoutVars>
      </dgm:prSet>
      <dgm:spPr/>
    </dgm:pt>
    <dgm:pt modelId="{A9A5E531-FE47-4FE7-805E-B5F837A824A6}" type="pres">
      <dgm:prSet presAssocID="{43A9CEFE-E27F-4EB5-9E75-B488C2DB57F3}" presName="parTxOnly" presStyleLbl="node1" presStyleIdx="0" presStyleCnt="4" custScaleY="123839">
        <dgm:presLayoutVars>
          <dgm:bulletEnabled val="1"/>
        </dgm:presLayoutVars>
      </dgm:prSet>
      <dgm:spPr/>
    </dgm:pt>
    <dgm:pt modelId="{0A51ECDF-2C13-47A3-9DFD-940A0D01E00C}" type="pres">
      <dgm:prSet presAssocID="{6C230A50-55C5-4258-BBFD-62DEEEDCCBAC}" presName="parSpace" presStyleCnt="0"/>
      <dgm:spPr/>
    </dgm:pt>
    <dgm:pt modelId="{A39178C5-308D-4A90-9687-EA1B75412249}" type="pres">
      <dgm:prSet presAssocID="{6EBE2DE8-A4E3-4967-9A23-03EE4AC8AA3B}" presName="parTxOnly" presStyleLbl="node1" presStyleIdx="1" presStyleCnt="4" custScaleY="125886">
        <dgm:presLayoutVars>
          <dgm:bulletEnabled val="1"/>
        </dgm:presLayoutVars>
      </dgm:prSet>
      <dgm:spPr/>
    </dgm:pt>
    <dgm:pt modelId="{549A35A1-ECCA-4D54-8DE4-4874CEB2A53C}" type="pres">
      <dgm:prSet presAssocID="{7ED4B0AB-CE52-46EF-A556-5D0B74FBA02B}" presName="parSpace" presStyleCnt="0"/>
      <dgm:spPr/>
    </dgm:pt>
    <dgm:pt modelId="{59E51D75-9C0D-4896-8147-EE5F7D1D8BE9}" type="pres">
      <dgm:prSet presAssocID="{711CD79F-6CBF-457B-86E5-EEC42ED89803}" presName="parTxOnly" presStyleLbl="node1" presStyleIdx="2" presStyleCnt="4" custScaleX="120889" custScaleY="132027">
        <dgm:presLayoutVars>
          <dgm:bulletEnabled val="1"/>
        </dgm:presLayoutVars>
      </dgm:prSet>
      <dgm:spPr/>
    </dgm:pt>
    <dgm:pt modelId="{D5FEDA49-C855-421E-BF21-8830AC68EC31}" type="pres">
      <dgm:prSet presAssocID="{3883C742-888D-4720-977A-24AE7686183C}" presName="parSpace" presStyleCnt="0"/>
      <dgm:spPr/>
    </dgm:pt>
    <dgm:pt modelId="{2402B61A-C147-4D37-BA51-70157189EBC2}" type="pres">
      <dgm:prSet presAssocID="{0224C471-D083-46FB-A4A8-1D0C6CB39F2A}" presName="parTxOnly" presStyleLbl="node1" presStyleIdx="3" presStyleCnt="4" custScaleY="132027">
        <dgm:presLayoutVars>
          <dgm:bulletEnabled val="1"/>
        </dgm:presLayoutVars>
      </dgm:prSet>
      <dgm:spPr/>
    </dgm:pt>
  </dgm:ptLst>
  <dgm:cxnLst>
    <dgm:cxn modelId="{2D21EB3E-8909-4DF7-93AE-D09781253CC2}" srcId="{D47969C1-4F65-47B2-B1C2-135FC51E2646}" destId="{6EBE2DE8-A4E3-4967-9A23-03EE4AC8AA3B}" srcOrd="1" destOrd="0" parTransId="{B3A6234B-3738-406C-9165-28E7BC2662D1}" sibTransId="{7ED4B0AB-CE52-46EF-A556-5D0B74FBA02B}"/>
    <dgm:cxn modelId="{FCB77043-F4A6-43D6-A5AE-9A3B84B3FCDB}" srcId="{D47969C1-4F65-47B2-B1C2-135FC51E2646}" destId="{0224C471-D083-46FB-A4A8-1D0C6CB39F2A}" srcOrd="3" destOrd="0" parTransId="{7E6A50A5-DD4F-4463-9A83-C05058081164}" sibTransId="{CC5F5C92-AA9D-4F65-9B35-391FDF91FE3C}"/>
    <dgm:cxn modelId="{AFFD947C-9953-4C34-A805-D6505D2BECB8}" type="presOf" srcId="{6EBE2DE8-A4E3-4967-9A23-03EE4AC8AA3B}" destId="{A39178C5-308D-4A90-9687-EA1B75412249}" srcOrd="0" destOrd="0" presId="urn:microsoft.com/office/officeart/2005/8/layout/hChevron3"/>
    <dgm:cxn modelId="{9A8A158C-2288-43A0-AB6D-F32FB4611208}" type="presOf" srcId="{0224C471-D083-46FB-A4A8-1D0C6CB39F2A}" destId="{2402B61A-C147-4D37-BA51-70157189EBC2}" srcOrd="0" destOrd="0" presId="urn:microsoft.com/office/officeart/2005/8/layout/hChevron3"/>
    <dgm:cxn modelId="{A88EE39F-509E-440C-8608-ACEE6C48B6C1}" srcId="{D47969C1-4F65-47B2-B1C2-135FC51E2646}" destId="{43A9CEFE-E27F-4EB5-9E75-B488C2DB57F3}" srcOrd="0" destOrd="0" parTransId="{AC9644AF-B5AA-40F6-B4CF-9D17F58219FE}" sibTransId="{6C230A50-55C5-4258-BBFD-62DEEEDCCBAC}"/>
    <dgm:cxn modelId="{DACF10BF-F607-41E1-B3B1-D95F81FAEC9B}" type="presOf" srcId="{711CD79F-6CBF-457B-86E5-EEC42ED89803}" destId="{59E51D75-9C0D-4896-8147-EE5F7D1D8BE9}" srcOrd="0" destOrd="0" presId="urn:microsoft.com/office/officeart/2005/8/layout/hChevron3"/>
    <dgm:cxn modelId="{30698BED-1F9D-4837-9ABF-A1419DCABF79}" srcId="{D47969C1-4F65-47B2-B1C2-135FC51E2646}" destId="{711CD79F-6CBF-457B-86E5-EEC42ED89803}" srcOrd="2" destOrd="0" parTransId="{7C4300E8-6D74-43CC-953F-559368A7CBF7}" sibTransId="{3883C742-888D-4720-977A-24AE7686183C}"/>
    <dgm:cxn modelId="{F373CFF0-2617-419F-8B18-5ED28A2539B9}" type="presOf" srcId="{43A9CEFE-E27F-4EB5-9E75-B488C2DB57F3}" destId="{A9A5E531-FE47-4FE7-805E-B5F837A824A6}" srcOrd="0" destOrd="0" presId="urn:microsoft.com/office/officeart/2005/8/layout/hChevron3"/>
    <dgm:cxn modelId="{5EE40DF6-3A0E-410D-A4DD-E62EE5937FDA}" type="presOf" srcId="{D47969C1-4F65-47B2-B1C2-135FC51E2646}" destId="{F6BA6AD7-1BA4-4503-9749-F6623E35BCA7}" srcOrd="0" destOrd="0" presId="urn:microsoft.com/office/officeart/2005/8/layout/hChevron3"/>
    <dgm:cxn modelId="{06A52111-FDB6-4930-8927-024AF612D571}" type="presParOf" srcId="{F6BA6AD7-1BA4-4503-9749-F6623E35BCA7}" destId="{A9A5E531-FE47-4FE7-805E-B5F837A824A6}" srcOrd="0" destOrd="0" presId="urn:microsoft.com/office/officeart/2005/8/layout/hChevron3"/>
    <dgm:cxn modelId="{55309BB9-443F-4D62-9ABA-C1C7B95A0F47}" type="presParOf" srcId="{F6BA6AD7-1BA4-4503-9749-F6623E35BCA7}" destId="{0A51ECDF-2C13-47A3-9DFD-940A0D01E00C}" srcOrd="1" destOrd="0" presId="urn:microsoft.com/office/officeart/2005/8/layout/hChevron3"/>
    <dgm:cxn modelId="{6D8572B5-E160-43A2-B10F-781388BE0925}" type="presParOf" srcId="{F6BA6AD7-1BA4-4503-9749-F6623E35BCA7}" destId="{A39178C5-308D-4A90-9687-EA1B75412249}" srcOrd="2" destOrd="0" presId="urn:microsoft.com/office/officeart/2005/8/layout/hChevron3"/>
    <dgm:cxn modelId="{91204E06-8302-4354-9EDC-091F130794AD}" type="presParOf" srcId="{F6BA6AD7-1BA4-4503-9749-F6623E35BCA7}" destId="{549A35A1-ECCA-4D54-8DE4-4874CEB2A53C}" srcOrd="3" destOrd="0" presId="urn:microsoft.com/office/officeart/2005/8/layout/hChevron3"/>
    <dgm:cxn modelId="{A23BAFE9-FEEA-49DC-B0A0-3F48C973B3B5}" type="presParOf" srcId="{F6BA6AD7-1BA4-4503-9749-F6623E35BCA7}" destId="{59E51D75-9C0D-4896-8147-EE5F7D1D8BE9}" srcOrd="4" destOrd="0" presId="urn:microsoft.com/office/officeart/2005/8/layout/hChevron3"/>
    <dgm:cxn modelId="{3DAF10B3-5940-46FB-AB5B-CA7CD4592F8F}" type="presParOf" srcId="{F6BA6AD7-1BA4-4503-9749-F6623E35BCA7}" destId="{D5FEDA49-C855-421E-BF21-8830AC68EC31}" srcOrd="5" destOrd="0" presId="urn:microsoft.com/office/officeart/2005/8/layout/hChevron3"/>
    <dgm:cxn modelId="{D8B13E7B-EB7A-4284-85D8-E7D4CD579CCF}" type="presParOf" srcId="{F6BA6AD7-1BA4-4503-9749-F6623E35BCA7}" destId="{2402B61A-C147-4D37-BA51-70157189EBC2}" srcOrd="6" destOrd="0" presId="urn:microsoft.com/office/officeart/2005/8/layout/hChevron3"/>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9A5E531-FE47-4FE7-805E-B5F837A824A6}">
      <dsp:nvSpPr>
        <dsp:cNvPr id="0" name=""/>
        <dsp:cNvSpPr/>
      </dsp:nvSpPr>
      <dsp:spPr>
        <a:xfrm>
          <a:off x="2460" y="327970"/>
          <a:ext cx="1585745" cy="785508"/>
        </a:xfrm>
        <a:prstGeom prst="homePlate">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32004" rIns="16002" bIns="32004" numCol="1" spcCol="1270" anchor="ctr" anchorCtr="0">
          <a:noAutofit/>
        </a:bodyPr>
        <a:lstStyle/>
        <a:p>
          <a:pPr marL="0" lvl="0" indent="0" algn="ctr" defTabSz="533400" rtl="1">
            <a:lnSpc>
              <a:spcPct val="90000"/>
            </a:lnSpc>
            <a:spcBef>
              <a:spcPct val="0"/>
            </a:spcBef>
            <a:spcAft>
              <a:spcPct val="35000"/>
            </a:spcAft>
            <a:buNone/>
          </a:pPr>
          <a:r>
            <a:rPr lang="en-US" sz="1200" b="1" u="sng"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Input:</a:t>
          </a:r>
        </a:p>
        <a:p>
          <a:pPr marL="0" lvl="0" indent="0" algn="ctr" defTabSz="533400" rtl="1">
            <a:lnSpc>
              <a:spcPct val="90000"/>
            </a:lnSpc>
            <a:spcBef>
              <a:spcPct val="0"/>
            </a:spcBef>
            <a:spcAft>
              <a:spcPct val="35000"/>
            </a:spcAft>
            <a:buNone/>
          </a:pPr>
          <a:r>
            <a:rPr lang="en-US" sz="12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Graph data with known edges</a:t>
          </a:r>
          <a:endParaRPr lang="he-IL"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460" y="327970"/>
        <a:ext cx="1389368" cy="785508"/>
      </dsp:txXfrm>
    </dsp:sp>
    <dsp:sp modelId="{A39178C5-308D-4A90-9687-EA1B75412249}">
      <dsp:nvSpPr>
        <dsp:cNvPr id="0" name=""/>
        <dsp:cNvSpPr/>
      </dsp:nvSpPr>
      <dsp:spPr>
        <a:xfrm>
          <a:off x="1271056" y="321478"/>
          <a:ext cx="1585745" cy="798492"/>
        </a:xfrm>
        <a:prstGeom prst="chevron">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32004" rIns="16002" bIns="32004" numCol="1" spcCol="1270" anchor="ctr" anchorCtr="0">
          <a:noAutofit/>
        </a:bodyPr>
        <a:lstStyle/>
        <a:p>
          <a:pPr marL="0" lvl="0" indent="0" algn="ctr" defTabSz="533400" rtl="1">
            <a:lnSpc>
              <a:spcPct val="90000"/>
            </a:lnSpc>
            <a:spcBef>
              <a:spcPct val="0"/>
            </a:spcBef>
            <a:spcAft>
              <a:spcPct val="35000"/>
            </a:spcAft>
            <a:buNone/>
          </a:pPr>
          <a:r>
            <a:rPr lang="en-US" sz="12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Training DGGAN model on the known edges</a:t>
          </a:r>
          <a:endParaRPr lang="he-IL"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1670302" y="321478"/>
        <a:ext cx="787253" cy="798492"/>
      </dsp:txXfrm>
    </dsp:sp>
    <dsp:sp modelId="{59E51D75-9C0D-4896-8147-EE5F7D1D8BE9}">
      <dsp:nvSpPr>
        <dsp:cNvPr id="0" name=""/>
        <dsp:cNvSpPr/>
      </dsp:nvSpPr>
      <dsp:spPr>
        <a:xfrm>
          <a:off x="2539652" y="302002"/>
          <a:ext cx="1916991" cy="837444"/>
        </a:xfrm>
        <a:prstGeom prst="chevron">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32004" rIns="16002" bIns="32004" numCol="1" spcCol="1270" anchor="ctr" anchorCtr="0">
          <a:noAutofit/>
        </a:bodyPr>
        <a:lstStyle/>
        <a:p>
          <a:pPr marL="0" lvl="0" indent="0" algn="ctr" defTabSz="533400" rtl="1">
            <a:lnSpc>
              <a:spcPct val="90000"/>
            </a:lnSpc>
            <a:spcBef>
              <a:spcPct val="0"/>
            </a:spcBef>
            <a:spcAft>
              <a:spcPct val="35000"/>
            </a:spcAft>
            <a:buNone/>
          </a:pPr>
          <a:r>
            <a:rPr lang="en-US" sz="12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Using trained generator to produce unseen potential edges</a:t>
          </a:r>
          <a:endParaRPr lang="he-IL"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2958374" y="302002"/>
        <a:ext cx="1079547" cy="837444"/>
      </dsp:txXfrm>
    </dsp:sp>
    <dsp:sp modelId="{2402B61A-C147-4D37-BA51-70157189EBC2}">
      <dsp:nvSpPr>
        <dsp:cNvPr id="0" name=""/>
        <dsp:cNvSpPr/>
      </dsp:nvSpPr>
      <dsp:spPr>
        <a:xfrm>
          <a:off x="4139494" y="302002"/>
          <a:ext cx="1585745" cy="837444"/>
        </a:xfrm>
        <a:prstGeom prst="chevron">
          <a:avLst/>
        </a:prstGeom>
        <a:solidFill>
          <a:sysClr val="window" lastClr="FFFFFF">
            <a:hueOff val="0"/>
            <a:satOff val="0"/>
            <a:lumOff val="0"/>
            <a:alphaOff val="0"/>
          </a:sys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32004" rIns="16002" bIns="32004" numCol="1" spcCol="1270" anchor="ctr" anchorCtr="0">
          <a:noAutofit/>
        </a:bodyPr>
        <a:lstStyle/>
        <a:p>
          <a:pPr marL="0" lvl="0" indent="0" algn="ctr" defTabSz="533400" rtl="1">
            <a:lnSpc>
              <a:spcPct val="90000"/>
            </a:lnSpc>
            <a:spcBef>
              <a:spcPct val="0"/>
            </a:spcBef>
            <a:spcAft>
              <a:spcPct val="35000"/>
            </a:spcAft>
            <a:buNone/>
          </a:pPr>
          <a:r>
            <a:rPr lang="en-US" sz="1200" b="1" u="sng"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rPr>
            <a:t>Output:</a:t>
          </a:r>
        </a:p>
        <a:p>
          <a:pPr marL="0" lvl="0" indent="0" algn="ctr" defTabSz="533400" rtl="1">
            <a:lnSpc>
              <a:spcPct val="90000"/>
            </a:lnSpc>
            <a:spcBef>
              <a:spcPct val="0"/>
            </a:spcBef>
            <a:spcAft>
              <a:spcPct val="35000"/>
            </a:spcAft>
            <a:buNone/>
          </a:pPr>
          <a:r>
            <a:rPr lang="en-IL" sz="1200" kern="1200" dirty="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sym typeface="Fira Sans Condensed"/>
            </a:rPr>
            <a:t>Generate predicted edges</a:t>
          </a:r>
          <a:endParaRPr lang="he-IL" sz="1200" kern="1200">
            <a:solidFill>
              <a:sysClr val="windowText" lastClr="000000">
                <a:hueOff val="0"/>
                <a:satOff val="0"/>
                <a:lumOff val="0"/>
                <a:alphaOff val="0"/>
              </a:sysClr>
            </a:solidFill>
            <a:latin typeface="Times New Roman" panose="02020603050405020304" pitchFamily="18" charset="0"/>
            <a:ea typeface="+mn-ea"/>
            <a:cs typeface="Times New Roman" panose="02020603050405020304" pitchFamily="18" charset="0"/>
          </a:endParaRPr>
        </a:p>
      </dsp:txBody>
      <dsp:txXfrm>
        <a:off x="4558216" y="302002"/>
        <a:ext cx="748301" cy="837444"/>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5cade48-81c3-4759-8045-c44d9b30b4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C13B8670CDADCF4EB66738A43EE21A88" ma:contentTypeVersion="15" ma:contentTypeDescription="Create a new document." ma:contentTypeScope="" ma:versionID="1aab266214699ed416144c95efa36175">
  <xsd:schema xmlns:xsd="http://www.w3.org/2001/XMLSchema" xmlns:xs="http://www.w3.org/2001/XMLSchema" xmlns:p="http://schemas.microsoft.com/office/2006/metadata/properties" xmlns:ns3="d5cade48-81c3-4759-8045-c44d9b30b4e7" xmlns:ns4="e258a533-246e-4ad7-bde9-babd2ee697a7" targetNamespace="http://schemas.microsoft.com/office/2006/metadata/properties" ma:root="true" ma:fieldsID="22b0eb72ae4dac4c5ef8d5a6f37dc906" ns3:_="" ns4:_="">
    <xsd:import namespace="d5cade48-81c3-4759-8045-c44d9b30b4e7"/>
    <xsd:import namespace="e258a533-246e-4ad7-bde9-babd2ee697a7"/>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LengthInSeconds"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cade48-81c3-4759-8045-c44d9b30b4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_activity" ma:index="18"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58a533-246e-4ad7-bde9-babd2ee697a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18EFA2-3505-403B-B5B0-EA4018873B0F}">
  <ds:schemaRefs>
    <ds:schemaRef ds:uri="http://schemas.microsoft.com/office/2006/metadata/properties"/>
    <ds:schemaRef ds:uri="http://schemas.microsoft.com/office/infopath/2007/PartnerControls"/>
    <ds:schemaRef ds:uri="d5cade48-81c3-4759-8045-c44d9b30b4e7"/>
  </ds:schemaRefs>
</ds:datastoreItem>
</file>

<file path=customXml/itemProps2.xml><?xml version="1.0" encoding="utf-8"?>
<ds:datastoreItem xmlns:ds="http://schemas.openxmlformats.org/officeDocument/2006/customXml" ds:itemID="{F0786E26-587F-436C-8DB8-7E4E440289EF}">
  <ds:schemaRefs>
    <ds:schemaRef ds:uri="http://schemas.microsoft.com/sharepoint/v3/contenttype/forms"/>
  </ds:schemaRefs>
</ds:datastoreItem>
</file>

<file path=customXml/itemProps3.xml><?xml version="1.0" encoding="utf-8"?>
<ds:datastoreItem xmlns:ds="http://schemas.openxmlformats.org/officeDocument/2006/customXml" ds:itemID="{9366FB96-A6F7-4B3A-831D-31E60975EEF3}">
  <ds:schemaRefs>
    <ds:schemaRef ds:uri="http://schemas.openxmlformats.org/officeDocument/2006/bibliography"/>
  </ds:schemaRefs>
</ds:datastoreItem>
</file>

<file path=customXml/itemProps4.xml><?xml version="1.0" encoding="utf-8"?>
<ds:datastoreItem xmlns:ds="http://schemas.openxmlformats.org/officeDocument/2006/customXml" ds:itemID="{42E8460E-5003-41D7-8CCB-C920BEBB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cade48-81c3-4759-8045-c44d9b30b4e7"/>
    <ds:schemaRef ds:uri="e258a533-246e-4ad7-bde9-babd2ee69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a9901fa-d2f9-4f8e-a5a0-7d0ae63b2797}" enabled="1" method="Standard" siteId="{d9d3d3ff-6c08-40ca-a4a9-aefb873ec020}" contentBits="3" removed="0"/>
</clbl:labelList>
</file>

<file path=docProps/app.xml><?xml version="1.0" encoding="utf-8"?>
<Properties xmlns="http://schemas.openxmlformats.org/officeDocument/2006/extended-properties" xmlns:vt="http://schemas.openxmlformats.org/officeDocument/2006/docPropsVTypes">
  <Template>Normal.dotm</Template>
  <TotalTime>127</TotalTime>
  <Pages>34</Pages>
  <Words>7432</Words>
  <Characters>42369</Characters>
  <Application>Microsoft Office Word</Application>
  <DocSecurity>0</DocSecurity>
  <Lines>353</Lines>
  <Paragraphs>99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49702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Orel Damti</dc:creator>
  <cp:keywords/>
  <dc:description/>
  <cp:lastModifiedBy>Orel Damti</cp:lastModifiedBy>
  <cp:revision>44</cp:revision>
  <cp:lastPrinted>2025-01-03T12:58:00Z</cp:lastPrinted>
  <dcterms:created xsi:type="dcterms:W3CDTF">2025-10-04T08:10:00Z</dcterms:created>
  <dcterms:modified xsi:type="dcterms:W3CDTF">2025-10-22T18:56:00Z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0x010100C13B8670CDADCF4EB66738A43EE21A88</vt:lpwstr>
  </property>
  <property fmtid="{D5CDD505-2E9C-101B-9397-08002B2CF9AE}" pid="3" name="ClassificationContentMarkingHeaderShapeIds">
    <vt:lpwstr>4e00e420,1d6bc034,3fcad005</vt:lpwstr>
  </property>
  <property fmtid="{D5CDD505-2E9C-101B-9397-08002B2CF9AE}" pid="4" name="ClassificationContentMarkingHeaderFontProps">
    <vt:lpwstr>#008000,10,Calibri</vt:lpwstr>
  </property>
  <property fmtid="{D5CDD505-2E9C-101B-9397-08002B2CF9AE}" pid="5" name="ClassificationContentMarkingHeaderText">
    <vt:lpwstr>OFFICIAL</vt:lpwstr>
  </property>
  <property fmtid="{D5CDD505-2E9C-101B-9397-08002B2CF9AE}" pid="6" name="ClassificationContentMarkingFooterShapeIds">
    <vt:lpwstr>31bb032b,c252d84,305e13c8</vt:lpwstr>
  </property>
  <property fmtid="{D5CDD505-2E9C-101B-9397-08002B2CF9AE}" pid="7" name="ClassificationContentMarkingFooterFontProps">
    <vt:lpwstr>#008000,10,Calibri</vt:lpwstr>
  </property>
  <property fmtid="{D5CDD505-2E9C-101B-9397-08002B2CF9AE}" pid="8" name="ClassificationContentMarkingFooterText">
    <vt:lpwstr>OFFICIAL</vt:lpwstr>
  </property>
</Properties>
</file>